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5"/>
        <w:tblW w:w="0" w:type="auto"/>
        <w:tblLook w:val="04A0" w:firstRow="1" w:lastRow="0" w:firstColumn="1" w:lastColumn="0" w:noHBand="0" w:noVBand="1"/>
      </w:tblPr>
      <w:tblGrid>
        <w:gridCol w:w="1525"/>
        <w:gridCol w:w="7825"/>
      </w:tblGrid>
      <w:tr w:rsidR="00B163D8" w:rsidRPr="00FD725D" w14:paraId="782BA6A3" w14:textId="77777777" w:rsidTr="00413E62">
        <w:trPr>
          <w:cnfStyle w:val="100000000000" w:firstRow="1" w:lastRow="0" w:firstColumn="0" w:lastColumn="0" w:oddVBand="0" w:evenVBand="0" w:oddHBand="0" w:evenHBand="0" w:firstRowFirstColumn="0" w:firstRowLastColumn="0" w:lastRowFirstColumn="0" w:lastRowLastColumn="0"/>
          <w:ins w:id="0" w:author="Pawel KAMINSKI" w:date="2026-03-16T11:42:00Z"/>
        </w:trPr>
        <w:tc>
          <w:tcPr>
            <w:cnfStyle w:val="001000000100" w:firstRow="0" w:lastRow="0" w:firstColumn="1" w:lastColumn="0" w:oddVBand="0" w:evenVBand="0" w:oddHBand="0" w:evenHBand="0" w:firstRowFirstColumn="1" w:firstRowLastColumn="0" w:lastRowFirstColumn="0" w:lastRowLastColumn="0"/>
            <w:tcW w:w="1525" w:type="dxa"/>
          </w:tcPr>
          <w:p w14:paraId="699A8B12" w14:textId="14B0B6E6" w:rsidR="00B163D8" w:rsidRPr="00FD725D" w:rsidRDefault="00B163D8" w:rsidP="00413E62">
            <w:pPr>
              <w:pStyle w:val="Frontmatter"/>
              <w:rPr>
                <w:ins w:id="1" w:author="Pawel KAMINSKI" w:date="2026-03-16T11:42:00Z" w16du:dateUtc="2026-03-16T10:42:00Z"/>
              </w:rPr>
            </w:pPr>
          </w:p>
        </w:tc>
        <w:tc>
          <w:tcPr>
            <w:tcW w:w="7825" w:type="dxa"/>
          </w:tcPr>
          <w:p w14:paraId="68D6168A" w14:textId="77777777" w:rsidR="00B163D8" w:rsidRPr="00FD725D" w:rsidRDefault="00B163D8" w:rsidP="00413E62">
            <w:pPr>
              <w:pStyle w:val="Frontmatter"/>
              <w:cnfStyle w:val="100000000000" w:firstRow="1" w:lastRow="0" w:firstColumn="0" w:lastColumn="0" w:oddVBand="0" w:evenVBand="0" w:oddHBand="0" w:evenHBand="0" w:firstRowFirstColumn="0" w:firstRowLastColumn="0" w:lastRowFirstColumn="0" w:lastRowLastColumn="0"/>
              <w:rPr>
                <w:ins w:id="2" w:author="Pawel KAMINSKI" w:date="2026-03-16T11:42:00Z" w16du:dateUtc="2026-03-16T10:42:00Z"/>
              </w:rPr>
            </w:pPr>
            <w:ins w:id="3" w:author="Pawel KAMINSKI" w:date="2026-03-16T11:42:00Z" w16du:dateUtc="2026-03-16T10:42:00Z">
              <w:r w:rsidRPr="00FD725D">
                <w:t>Frontmatter</w:t>
              </w:r>
            </w:ins>
          </w:p>
        </w:tc>
      </w:tr>
      <w:tr w:rsidR="00B163D8" w:rsidRPr="00126931" w14:paraId="54703393" w14:textId="77777777" w:rsidTr="00413E62">
        <w:trPr>
          <w:cnfStyle w:val="000000100000" w:firstRow="0" w:lastRow="0" w:firstColumn="0" w:lastColumn="0" w:oddVBand="0" w:evenVBand="0" w:oddHBand="1" w:evenHBand="0" w:firstRowFirstColumn="0" w:firstRowLastColumn="0" w:lastRowFirstColumn="0" w:lastRowLastColumn="0"/>
          <w:ins w:id="4" w:author="Pawel KAMINSKI" w:date="2026-03-16T11:42:00Z"/>
        </w:trPr>
        <w:tc>
          <w:tcPr>
            <w:cnfStyle w:val="001000000000" w:firstRow="0" w:lastRow="0" w:firstColumn="1" w:lastColumn="0" w:oddVBand="0" w:evenVBand="0" w:oddHBand="0" w:evenHBand="0" w:firstRowFirstColumn="0" w:firstRowLastColumn="0" w:lastRowFirstColumn="0" w:lastRowLastColumn="0"/>
            <w:tcW w:w="1525" w:type="dxa"/>
          </w:tcPr>
          <w:p w14:paraId="78DF7ECB" w14:textId="1DAF157B" w:rsidR="00B163D8" w:rsidRPr="00FD725D" w:rsidRDefault="003A1650" w:rsidP="00413E62">
            <w:pPr>
              <w:pStyle w:val="Frontmatter"/>
              <w:rPr>
                <w:ins w:id="5" w:author="Pawel KAMINSKI" w:date="2026-03-16T11:42:00Z" w16du:dateUtc="2026-03-16T10:42:00Z"/>
              </w:rPr>
            </w:pPr>
            <w:ins w:id="6" w:author="Pawel KAMINSKI" w:date="2026-03-16T11:45:00Z" w16du:dateUtc="2026-03-16T10:45:00Z">
              <w:r>
                <w:t>downloads</w:t>
              </w:r>
            </w:ins>
          </w:p>
        </w:tc>
        <w:tc>
          <w:tcPr>
            <w:tcW w:w="7825" w:type="dxa"/>
          </w:tcPr>
          <w:p w14:paraId="31102BE1" w14:textId="0B9CF57F" w:rsidR="00B163D8" w:rsidRPr="00126931" w:rsidRDefault="00B163D8" w:rsidP="00B163D8">
            <w:pPr>
              <w:pStyle w:val="Frontmatter"/>
              <w:numPr>
                <w:ilvl w:val="0"/>
                <w:numId w:val="43"/>
              </w:numPr>
              <w:cnfStyle w:val="000000100000" w:firstRow="0" w:lastRow="0" w:firstColumn="0" w:lastColumn="0" w:oddVBand="0" w:evenVBand="0" w:oddHBand="1" w:evenHBand="0" w:firstRowFirstColumn="0" w:firstRowLastColumn="0" w:lastRowFirstColumn="0" w:lastRowLastColumn="0"/>
              <w:rPr>
                <w:ins w:id="7" w:author="Pawel KAMINSKI" w:date="2026-03-16T11:42:00Z" w16du:dateUtc="2026-03-16T10:42:00Z"/>
                <w:lang w:val="fr-FR"/>
                <w:rPrChange w:id="8" w:author="Pawel KAMINSKI" w:date="2026-03-16T11:58:00Z" w16du:dateUtc="2026-03-16T10:58:00Z">
                  <w:rPr>
                    <w:ins w:id="9" w:author="Pawel KAMINSKI" w:date="2026-03-16T11:42:00Z" w16du:dateUtc="2026-03-16T10:42:00Z"/>
                  </w:rPr>
                </w:rPrChange>
              </w:rPr>
            </w:pPr>
            <w:ins w:id="10" w:author="Pawel KAMINSKI" w:date="2026-03-16T11:42:00Z" w16du:dateUtc="2026-03-16T10:42:00Z">
              <w:r w:rsidRPr="00126931">
                <w:rPr>
                  <w:lang w:val="fr-FR"/>
                  <w:rPrChange w:id="11" w:author="Pawel KAMINSKI" w:date="2026-03-16T11:58:00Z" w16du:dateUtc="2026-03-16T10:58:00Z">
                    <w:rPr/>
                  </w:rPrChange>
                </w:rPr>
                <w:t>{</w:t>
              </w:r>
            </w:ins>
            <w:ins w:id="12" w:author="Pawel KAMINSKI" w:date="2026-03-16T11:45:00Z" w16du:dateUtc="2026-03-16T10:45:00Z">
              <w:r w:rsidR="003A1650" w:rsidRPr="00126931">
                <w:rPr>
                  <w:lang w:val="fr-FR"/>
                  <w:rPrChange w:id="13" w:author="Pawel KAMINSKI" w:date="2026-03-16T11:58:00Z" w16du:dateUtc="2026-03-16T10:58:00Z">
                    <w:rPr/>
                  </w:rPrChange>
                </w:rPr>
                <w:t>file</w:t>
              </w:r>
            </w:ins>
            <w:ins w:id="14" w:author="Pawel KAMINSKI" w:date="2026-03-16T11:42:00Z" w16du:dateUtc="2026-03-16T10:42:00Z">
              <w:r w:rsidRPr="00126931">
                <w:rPr>
                  <w:lang w:val="fr-FR"/>
                  <w:rPrChange w:id="15" w:author="Pawel KAMINSKI" w:date="2026-03-16T11:58:00Z" w16du:dateUtc="2026-03-16T10:58:00Z">
                    <w:rPr/>
                  </w:rPrChange>
                </w:rPr>
                <w:t xml:space="preserve">: </w:t>
              </w:r>
            </w:ins>
            <w:ins w:id="16" w:author="Pawel KAMINSKI" w:date="2026-03-16T11:57:00Z" w16du:dateUtc="2026-03-16T10:57:00Z">
              <w:r w:rsidR="00425D1A" w:rsidRPr="00126931">
                <w:rPr>
                  <w:lang w:val="fr-FR"/>
                  <w:rPrChange w:id="17" w:author="Pawel KAMINSKI" w:date="2026-03-16T11:58:00Z" w16du:dateUtc="2026-03-16T10:58:00Z">
                    <w:rPr/>
                  </w:rPrChange>
                </w:rPr>
                <w:t>./assets/</w:t>
              </w:r>
              <w:proofErr w:type="spellStart"/>
              <w:r w:rsidR="00126931" w:rsidRPr="00126931">
                <w:rPr>
                  <w:lang w:val="fr-FR"/>
                  <w:rPrChange w:id="18" w:author="Pawel KAMINSKI" w:date="2026-03-16T11:58:00Z" w16du:dateUtc="2026-03-16T10:58:00Z">
                    <w:rPr/>
                  </w:rPrChange>
                </w:rPr>
                <w:t>source_chapters</w:t>
              </w:r>
              <w:proofErr w:type="spellEnd"/>
              <w:r w:rsidR="00126931" w:rsidRPr="00126931">
                <w:rPr>
                  <w:lang w:val="fr-FR"/>
                  <w:rPrChange w:id="19" w:author="Pawel KAMINSKI" w:date="2026-03-16T11:58:00Z" w16du:dateUtc="2026-03-16T10:58:00Z">
                    <w:rPr/>
                  </w:rPrChange>
                </w:rPr>
                <w:t>/0</w:t>
              </w:r>
            </w:ins>
            <w:ins w:id="20" w:author="Pawel KAMINSKI" w:date="2026-03-16T11:58:00Z" w16du:dateUtc="2026-03-16T10:58:00Z">
              <w:r w:rsidR="00126931">
                <w:rPr>
                  <w:lang w:val="fr-FR"/>
                </w:rPr>
                <w:t>1</w:t>
              </w:r>
            </w:ins>
            <w:ins w:id="21" w:author="Pawel KAMINSKI" w:date="2026-03-16T11:57:00Z" w16du:dateUtc="2026-03-16T10:57:00Z">
              <w:r w:rsidR="00126931" w:rsidRPr="00126931">
                <w:rPr>
                  <w:lang w:val="fr-FR"/>
                  <w:rPrChange w:id="22" w:author="Pawel KAMINSKI" w:date="2026-03-16T11:58:00Z" w16du:dateUtc="2026-03-16T10:58:00Z">
                    <w:rPr/>
                  </w:rPrChange>
                </w:rPr>
                <w:t>_</w:t>
              </w:r>
            </w:ins>
            <w:ins w:id="23" w:author="Pawel KAMINSKI" w:date="2026-03-16T11:58:00Z" w16du:dateUtc="2026-03-16T10:58:00Z">
              <w:r w:rsidR="00126931">
                <w:rPr>
                  <w:lang w:val="fr-FR"/>
                </w:rPr>
                <w:t>general</w:t>
              </w:r>
            </w:ins>
            <w:ins w:id="24" w:author="Pawel KAMINSKI" w:date="2026-03-16T11:57:00Z" w16du:dateUtc="2026-03-16T10:57:00Z">
              <w:r w:rsidR="00126931" w:rsidRPr="00126931">
                <w:rPr>
                  <w:lang w:val="fr-FR"/>
                  <w:rPrChange w:id="25" w:author="Pawel KAMINSKI" w:date="2026-03-16T11:58:00Z" w16du:dateUtc="2026-03-16T10:58:00Z">
                    <w:rPr/>
                  </w:rPrChange>
                </w:rPr>
                <w:t>.docx</w:t>
              </w:r>
            </w:ins>
            <w:ins w:id="26" w:author="Pawel KAMINSKI" w:date="2026-03-16T11:42:00Z" w16du:dateUtc="2026-03-16T10:42:00Z">
              <w:r w:rsidRPr="00126931">
                <w:rPr>
                  <w:lang w:val="fr-FR"/>
                  <w:rPrChange w:id="27" w:author="Pawel KAMINSKI" w:date="2026-03-16T11:58:00Z" w16du:dateUtc="2026-03-16T10:58:00Z">
                    <w:rPr/>
                  </w:rPrChange>
                </w:rPr>
                <w:t>}</w:t>
              </w:r>
            </w:ins>
          </w:p>
        </w:tc>
      </w:tr>
    </w:tbl>
    <w:p w14:paraId="69612C70" w14:textId="1B85E5A3" w:rsidR="007F40ED" w:rsidRDefault="007F40ED" w:rsidP="007F40ED">
      <w:pPr>
        <w:pStyle w:val="Heading1"/>
      </w:pPr>
      <w:commentRangeStart w:id="28"/>
      <w:commentRangeStart w:id="29"/>
      <w:commentRangeStart w:id="30"/>
      <w:commentRangeStart w:id="31"/>
      <w:commentRangeStart w:id="32"/>
      <w:commentRangeStart w:id="33"/>
      <w:commentRangeStart w:id="34"/>
      <w:r>
        <w:t>General</w:t>
      </w:r>
      <w:r w:rsidR="009476CB">
        <w:t xml:space="preserve"> </w:t>
      </w:r>
      <w:ins w:id="35" w:author="Deutsch, Verena" w:date="2024-04-29T15:21:00Z">
        <w:r w:rsidR="00B644CC">
          <w:t>R</w:t>
        </w:r>
      </w:ins>
      <w:del w:id="36" w:author="Deutsch, Verena" w:date="2024-04-29T15:21:00Z">
        <w:r w:rsidDel="009476CB">
          <w:delText>r</w:delText>
        </w:r>
      </w:del>
      <w:r w:rsidR="009476CB">
        <w:t>emarks</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sidR="001C45AC">
        <w:rPr>
          <w:rStyle w:val="CommentReference"/>
        </w:rPr>
        <w:commentReference w:id="34"/>
      </w:r>
    </w:p>
    <w:p w14:paraId="40700A41" w14:textId="0ABC6966" w:rsidR="7335E83C" w:rsidRDefault="007F40ED" w:rsidP="7335E83C">
      <w:pPr>
        <w:pStyle w:val="BodyText"/>
        <w:jc w:val="both"/>
      </w:pPr>
      <w:r>
        <w:t xml:space="preserve">The document provides guidelines for the drafting of manuscripts as well as for their submission for publication using the </w:t>
      </w:r>
      <w:r w:rsidR="00E55176">
        <w:t>“</w:t>
      </w:r>
      <w:r w:rsidR="00A9664A">
        <w:t>D</w:t>
      </w:r>
      <w:r w:rsidR="00E55176">
        <w:t>igital</w:t>
      </w:r>
      <w:r w:rsidR="00A9664A">
        <w:t xml:space="preserve"> </w:t>
      </w:r>
      <w:commentRangeStart w:id="37"/>
      <w:commentRangeStart w:id="38"/>
      <w:commentRangeStart w:id="39"/>
      <w:r w:rsidR="4EC42F35">
        <w:t>Publication</w:t>
      </w:r>
      <w:commentRangeEnd w:id="37"/>
      <w:r>
        <w:rPr>
          <w:rStyle w:val="CommentReference"/>
        </w:rPr>
        <w:commentReference w:id="37"/>
      </w:r>
      <w:commentRangeEnd w:id="38"/>
      <w:r>
        <w:rPr>
          <w:rStyle w:val="CommentReference"/>
        </w:rPr>
        <w:commentReference w:id="38"/>
      </w:r>
      <w:commentRangeEnd w:id="39"/>
      <w:r w:rsidR="00D23060">
        <w:rPr>
          <w:rStyle w:val="CommentReference"/>
        </w:rPr>
        <w:commentReference w:id="39"/>
      </w:r>
      <w:r w:rsidR="00E55176">
        <w:t>”</w:t>
      </w:r>
      <w:r>
        <w:t xml:space="preserve"> </w:t>
      </w:r>
      <w:r w:rsidR="00A9664A">
        <w:t>platform</w:t>
      </w:r>
      <w:r w:rsidR="00E55176">
        <w:t xml:space="preserve"> for digital publishing</w:t>
      </w:r>
      <w:r w:rsidR="00A9664A">
        <w:t xml:space="preserve"> (</w:t>
      </w:r>
      <w:r w:rsidR="00F366D5">
        <w:t>also referenced as “the platform”</w:t>
      </w:r>
      <w:r w:rsidR="00A9664A">
        <w:t>)</w:t>
      </w:r>
      <w:r>
        <w:t>. Additional instructions that supplement these general guidelines may apply depending on the specific subject area.</w:t>
      </w:r>
      <w:r w:rsidR="00D366FD">
        <w:t xml:space="preserve"> </w:t>
      </w:r>
      <w:commentRangeStart w:id="41"/>
      <w:r w:rsidR="00D366FD">
        <w:t>These instructions have precedence, particularly in the case of conflicting guidelines/uncertainty.</w:t>
      </w:r>
      <w:commentRangeEnd w:id="41"/>
      <w:r>
        <w:rPr>
          <w:rStyle w:val="CommentReference"/>
        </w:rPr>
        <w:commentReference w:id="41"/>
      </w:r>
    </w:p>
    <w:p w14:paraId="3908946F" w14:textId="4B50E124" w:rsidR="00074430" w:rsidRDefault="00AA7491" w:rsidP="0054153E">
      <w:pPr>
        <w:pStyle w:val="BodyText"/>
        <w:jc w:val="both"/>
      </w:pPr>
      <w:r>
        <w:t>Please draft your manuscript using a standard word processing application (Microsoft Word</w:t>
      </w:r>
      <w:r w:rsidR="0CFBB046">
        <w:t xml:space="preserve"> in particular</w:t>
      </w:r>
      <w:r>
        <w:t xml:space="preserve">). </w:t>
      </w:r>
      <w:r w:rsidR="007F40ED">
        <w:t xml:space="preserve">You may use your own </w:t>
      </w:r>
      <w:r w:rsidR="5016E21B">
        <w:t>document</w:t>
      </w:r>
      <w:del w:id="42" w:author="Deutsch, Verena" w:date="2024-04-29T13:26:00Z">
        <w:r w:rsidR="5016E21B">
          <w:delText>,</w:delText>
        </w:r>
      </w:del>
      <w:r w:rsidR="007F40ED">
        <w:t xml:space="preserve"> or the </w:t>
      </w:r>
      <w:r w:rsidR="612BDFFE">
        <w:t>manuscript template provided</w:t>
      </w:r>
      <w:r w:rsidR="007F40ED">
        <w:t>.</w:t>
      </w:r>
    </w:p>
    <w:p w14:paraId="5CBA3228" w14:textId="229BD067" w:rsidR="007F40ED" w:rsidRDefault="62B26FED" w:rsidP="0054153E">
      <w:pPr>
        <w:pStyle w:val="BodyText"/>
        <w:jc w:val="both"/>
      </w:pPr>
      <w:r>
        <w:t>To</w:t>
      </w:r>
      <w:r w:rsidR="007F40ED">
        <w:t xml:space="preserve"> ensure </w:t>
      </w:r>
      <w:r w:rsidR="002CF8D6">
        <w:t>smooth</w:t>
      </w:r>
      <w:r w:rsidR="007F40ED">
        <w:t xml:space="preserve"> digital processing, it is mandatory that all </w:t>
      </w:r>
      <w:r w:rsidR="3648E2D2">
        <w:t>documents</w:t>
      </w:r>
      <w:r w:rsidR="007F40ED">
        <w:t xml:space="preserve"> be submitted in a uniform format. Therefore, we require </w:t>
      </w:r>
      <w:r w:rsidR="2AD728F8">
        <w:t>the use of</w:t>
      </w:r>
      <w:r w:rsidR="007F40ED">
        <w:t xml:space="preserve"> standard</w:t>
      </w:r>
      <w:r w:rsidR="001F72F3">
        <w:t xml:space="preserve"> styles and </w:t>
      </w:r>
      <w:r w:rsidR="007F40ED">
        <w:t>file formats in your word processing software.</w:t>
      </w:r>
    </w:p>
    <w:p w14:paraId="249E7D6E" w14:textId="5AF0AAB2" w:rsidR="007F40ED" w:rsidDel="00543329" w:rsidRDefault="007F40ED">
      <w:pPr>
        <w:pStyle w:val="BodyText"/>
        <w:jc w:val="both"/>
        <w:rPr>
          <w:del w:id="43" w:author="Pawel KAMINSKI" w:date="2026-03-16T14:06:00Z" w16du:dateUtc="2026-03-16T13:06:00Z"/>
        </w:rPr>
      </w:pPr>
      <w:r>
        <w:t>To help you with compilation of your manuscript, we offer the manuscript template</w:t>
      </w:r>
      <w:ins w:id="44" w:author="Pawel KAMINSKI" w:date="2026-03-16T12:01:00Z" w16du:dateUtc="2026-03-16T11:01:00Z">
        <w:r w:rsidR="00A467E6">
          <w:t xml:space="preserve"> (</w:t>
        </w:r>
        <w:r w:rsidR="00A467E6" w:rsidRPr="001F4DAC">
          <w:t>{download}`./assets/source_chapters/</w:t>
        </w:r>
        <w:r w:rsidR="00A467E6" w:rsidRPr="00F02699">
          <w:t>07_appendix_manuscript_template.docx</w:t>
        </w:r>
        <w:r w:rsidR="00A467E6" w:rsidRPr="001F4DAC">
          <w:t>`</w:t>
        </w:r>
        <w:r w:rsidR="00A467E6">
          <w:t>)</w:t>
        </w:r>
      </w:ins>
      <w:r>
        <w:t xml:space="preserve">. The template is compatible with Word 2007 or higher and contains basic style formats that fulfill our requirements with respect to structure, typography, and layout. </w:t>
      </w:r>
      <w:ins w:id="45" w:author="Pawel KAMINSKI" w:date="2026-03-16T14:02:00Z" w16du:dateUtc="2026-03-16T13:02:00Z">
        <w:r w:rsidR="00136509">
          <w:t xml:space="preserve">It is also worth to review the </w:t>
        </w:r>
      </w:ins>
      <w:ins w:id="46" w:author="Pawel KAMINSKI" w:date="2026-03-16T14:03:00Z" w16du:dateUtc="2026-03-16T13:03:00Z">
        <w:r w:rsidR="00075058">
          <w:t xml:space="preserve">manuscript that generated the guidelines you are reading right now – you can </w:t>
        </w:r>
      </w:ins>
      <w:ins w:id="47" w:author="Pawel KAMINSKI" w:date="2026-03-16T14:05:00Z" w16du:dateUtc="2026-03-16T13:05:00Z">
        <w:r w:rsidR="005C644B">
          <w:t>find</w:t>
        </w:r>
      </w:ins>
      <w:ins w:id="48" w:author="Pawel KAMINSKI" w:date="2026-03-16T14:03:00Z" w16du:dateUtc="2026-03-16T13:03:00Z">
        <w:r w:rsidR="00075058">
          <w:t xml:space="preserve"> </w:t>
        </w:r>
      </w:ins>
      <w:ins w:id="49" w:author="Pawel KAMINSKI" w:date="2026-03-16T14:05:00Z" w16du:dateUtc="2026-03-16T13:05:00Z">
        <w:r w:rsidR="005C644B">
          <w:t>an</w:t>
        </w:r>
      </w:ins>
      <w:ins w:id="50" w:author="Pawel KAMINSKI" w:date="2026-03-16T14:03:00Z" w16du:dateUtc="2026-03-16T13:03:00Z">
        <w:r w:rsidR="00075058">
          <w:t xml:space="preserve"> </w:t>
        </w:r>
      </w:ins>
      <w:ins w:id="51" w:author="Pawel KAMINSKI" w:date="2026-03-16T14:04:00Z" w16du:dateUtc="2026-03-16T13:04:00Z">
        <w:r w:rsidR="00481FD3">
          <w:t xml:space="preserve">underlying </w:t>
        </w:r>
      </w:ins>
      <w:ins w:id="52" w:author="Pawel KAMINSKI" w:date="2026-03-16T14:03:00Z" w16du:dateUtc="2026-03-16T13:03:00Z">
        <w:r w:rsidR="00075058">
          <w:t xml:space="preserve">source file </w:t>
        </w:r>
        <w:r w:rsidR="00216A80">
          <w:t xml:space="preserve">by </w:t>
        </w:r>
      </w:ins>
      <w:ins w:id="53" w:author="Pawel KAMINSKI" w:date="2026-03-16T14:04:00Z" w16du:dateUtc="2026-03-16T13:04:00Z">
        <w:r w:rsidR="00216A80">
          <w:t xml:space="preserve">pressing the </w:t>
        </w:r>
      </w:ins>
      <w:ins w:id="54" w:author="Pawel KAMINSKI" w:date="2026-03-16T14:06:00Z" w16du:dateUtc="2026-03-16T13:06:00Z">
        <w:r w:rsidR="003D283E" w:rsidRPr="003D283E">
          <w:rPr>
            <w:noProof/>
          </w:rPr>
          <w:drawing>
            <wp:inline distT="0" distB="0" distL="0" distR="0" wp14:anchorId="7E2EFD83" wp14:editId="6BC07DD4">
              <wp:extent cx="228632" cy="247685"/>
              <wp:effectExtent l="0" t="0" r="0" b="0"/>
              <wp:docPr id="137295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2444" name=""/>
                      <pic:cNvPicPr/>
                    </pic:nvPicPr>
                    <pic:blipFill>
                      <a:blip r:embed="rId13"/>
                      <a:stretch>
                        <a:fillRect/>
                      </a:stretch>
                    </pic:blipFill>
                    <pic:spPr>
                      <a:xfrm>
                        <a:off x="0" y="0"/>
                        <a:ext cx="228632" cy="247685"/>
                      </a:xfrm>
                      <a:prstGeom prst="rect">
                        <a:avLst/>
                      </a:prstGeom>
                    </pic:spPr>
                  </pic:pic>
                </a:graphicData>
              </a:graphic>
            </wp:inline>
          </w:drawing>
        </w:r>
        <w:r w:rsidR="003D283E">
          <w:t xml:space="preserve"> </w:t>
        </w:r>
      </w:ins>
      <w:ins w:id="55" w:author="Pawel KAMINSKI" w:date="2026-03-16T14:04:00Z" w16du:dateUtc="2026-03-16T13:04:00Z">
        <w:r w:rsidR="00216A80">
          <w:t xml:space="preserve">icon </w:t>
        </w:r>
        <w:r w:rsidR="001230FC">
          <w:t>on the right on</w:t>
        </w:r>
        <w:r w:rsidR="00216A80">
          <w:t xml:space="preserve"> the top of the </w:t>
        </w:r>
        <w:r w:rsidR="001230FC">
          <w:t xml:space="preserve">current </w:t>
        </w:r>
        <w:r w:rsidR="00216A80">
          <w:t>page</w:t>
        </w:r>
        <w:r w:rsidR="001230FC">
          <w:t>.</w:t>
        </w:r>
      </w:ins>
      <w:del w:id="56" w:author="Pawel KAMINSKI" w:date="2024-06-03T17:02:00Z">
        <w:r w:rsidDel="00A81654">
          <w:delText xml:space="preserve">The manuscript template </w:delText>
        </w:r>
        <w:r w:rsidR="00F73DDA" w:rsidDel="00A81654">
          <w:delText>is</w:delText>
        </w:r>
        <w:r w:rsidDel="00A81654">
          <w:delText xml:space="preserve"> available on</w:delText>
        </w:r>
        <w:r w:rsidDel="001C3746">
          <w:delText xml:space="preserve"> </w:delText>
        </w:r>
      </w:del>
    </w:p>
    <w:p w14:paraId="4591A112" w14:textId="1ECB4A1F" w:rsidR="001F4DAC" w:rsidRDefault="00F73DDA">
      <w:pPr>
        <w:pStyle w:val="BodyText"/>
        <w:jc w:val="both"/>
        <w:rPr>
          <w:ins w:id="57" w:author="Pawel KAMINSKI" w:date="2026-03-16T11:58:00Z" w16du:dateUtc="2026-03-16T10:58:00Z"/>
        </w:rPr>
        <w:pPrChange w:id="58" w:author="Pawel KAMINSKI" w:date="2026-03-16T14:06:00Z" w16du:dateUtc="2026-03-16T13:06:00Z">
          <w:pPr>
            <w:pStyle w:val="BodyText"/>
          </w:pPr>
        </w:pPrChange>
      </w:pPr>
      <w:del w:id="59" w:author="Pawel KAMINSKI" w:date="2024-06-03T17:02:00Z">
        <w:r w:rsidDel="00A2271B">
          <w:delText xml:space="preserve">:::{card} TODO </w:delText>
        </w:r>
        <w:r w:rsidRPr="52CF2853" w:rsidDel="00A2271B">
          <w:rPr>
            <w:rFonts w:ascii="Segoe UI Emoji" w:eastAsia="Segoe UI Emoji" w:hAnsi="Segoe UI Emoji" w:cs="Segoe UI Emoji"/>
          </w:rPr>
          <w:delText>🚧</w:delText>
        </w:r>
        <w:r w:rsidDel="00A2271B">
          <w:br/>
        </w:r>
        <w:commentRangeStart w:id="60"/>
        <w:commentRangeStart w:id="61"/>
        <w:r w:rsidDel="00A2271B">
          <w:delText>Add manuscript template</w:delText>
        </w:r>
        <w:commentRangeEnd w:id="60"/>
        <w:r w:rsidDel="00A2271B">
          <w:rPr>
            <w:rStyle w:val="CommentReference"/>
          </w:rPr>
          <w:commentReference w:id="60"/>
        </w:r>
        <w:commentRangeEnd w:id="61"/>
        <w:r w:rsidR="0003676E" w:rsidDel="00A2271B">
          <w:rPr>
            <w:rStyle w:val="CommentReference"/>
          </w:rPr>
          <w:commentReference w:id="61"/>
        </w:r>
        <w:r w:rsidDel="00A2271B">
          <w:br/>
          <w:delText>:::</w:delText>
        </w:r>
      </w:del>
    </w:p>
    <w:p w14:paraId="11C37DEE" w14:textId="77777777" w:rsidR="001F4DAC" w:rsidRDefault="001F4DAC" w:rsidP="007F40ED">
      <w:pPr>
        <w:pStyle w:val="BodyText"/>
      </w:pPr>
    </w:p>
    <w:p w14:paraId="4FF2C6FD" w14:textId="0EC92898" w:rsidR="007F40ED" w:rsidRDefault="007F40ED">
      <w:pPr>
        <w:pStyle w:val="Heading2"/>
        <w:pPrChange w:id="63" w:author="Pawel KAMINSKI" w:date="2024-06-03T12:38:00Z">
          <w:pPr>
            <w:pStyle w:val="Heading1"/>
          </w:pPr>
        </w:pPrChange>
      </w:pPr>
      <w:commentRangeStart w:id="64"/>
      <w:commentRangeStart w:id="65"/>
      <w:del w:id="66" w:author="Pawel KAMINSKI" w:date="2025-01-06T11:12:00Z">
        <w:r w:rsidDel="006E71B6">
          <w:delText xml:space="preserve">Manuscript </w:delText>
        </w:r>
      </w:del>
      <w:ins w:id="67" w:author="Pawel KAMINSKI" w:date="2025-01-06T11:12:00Z">
        <w:r w:rsidR="006E71B6">
          <w:t xml:space="preserve">First </w:t>
        </w:r>
      </w:ins>
      <w:ins w:id="68" w:author="Pawel KAMINSKI" w:date="2025-01-06T11:50:00Z">
        <w:r w:rsidR="00FC4225">
          <w:t xml:space="preserve">Draft </w:t>
        </w:r>
      </w:ins>
      <w:r>
        <w:t>Submission</w:t>
      </w:r>
      <w:commentRangeEnd w:id="64"/>
      <w:r>
        <w:rPr>
          <w:rStyle w:val="CommentReference"/>
        </w:rPr>
        <w:commentReference w:id="64"/>
      </w:r>
      <w:commentRangeEnd w:id="65"/>
      <w:r>
        <w:rPr>
          <w:rStyle w:val="CommentReference"/>
        </w:rPr>
        <w:commentReference w:id="65"/>
      </w:r>
    </w:p>
    <w:p w14:paraId="20F0BC94" w14:textId="581E6B00" w:rsidR="00FE0265" w:rsidRDefault="00333CFC" w:rsidP="00797E0D">
      <w:pPr>
        <w:pStyle w:val="BodyText"/>
        <w:jc w:val="both"/>
        <w:rPr>
          <w:ins w:id="70" w:author="Pawel KAMINSKI" w:date="2024-06-03T14:31:00Z"/>
        </w:rPr>
      </w:pPr>
      <w:ins w:id="71" w:author="Pawel KAMINSKI" w:date="2025-01-06T11:12:00Z">
        <w:r>
          <w:t>When sending</w:t>
        </w:r>
      </w:ins>
      <w:ins w:id="72" w:author="Pawel KAMINSKI" w:date="2024-06-03T14:34:00Z">
        <w:r w:rsidR="004523A4">
          <w:t xml:space="preserve"> your manuscript</w:t>
        </w:r>
      </w:ins>
      <w:ins w:id="73" w:author="Pawel KAMINSKI" w:date="2025-01-06T11:12:00Z">
        <w:r>
          <w:t xml:space="preserve"> for the first time, please follow this procedure</w:t>
        </w:r>
      </w:ins>
      <w:ins w:id="74" w:author="Pawel KAMINSKI" w:date="2024-06-03T14:31:00Z">
        <w:r w:rsidR="00303764">
          <w:t>:</w:t>
        </w:r>
      </w:ins>
    </w:p>
    <w:p w14:paraId="21250D30" w14:textId="008D033A" w:rsidR="005D4200" w:rsidRDefault="005D4200" w:rsidP="005D4200">
      <w:pPr>
        <w:pStyle w:val="BodyText"/>
        <w:numPr>
          <w:ilvl w:val="0"/>
          <w:numId w:val="40"/>
        </w:numPr>
        <w:jc w:val="both"/>
        <w:rPr>
          <w:ins w:id="75" w:author="Pawel KAMINSKI" w:date="2024-06-18T11:03:00Z"/>
        </w:rPr>
      </w:pPr>
      <w:ins w:id="76" w:author="Pawel KAMINSKI" w:date="2024-06-18T11:03:00Z">
        <w:r>
          <w:t xml:space="preserve">Send an email to </w:t>
        </w:r>
        <w:r>
          <w:fldChar w:fldCharType="begin"/>
        </w:r>
        <w:r>
          <w:instrText>HYPERLINK "mailto:</w:instrText>
        </w:r>
        <w:r w:rsidRPr="005E4933">
          <w:instrText>tnb.admin@uni.lu</w:instrText>
        </w:r>
        <w:r>
          <w:instrText>"</w:instrText>
        </w:r>
        <w:r>
          <w:fldChar w:fldCharType="separate"/>
        </w:r>
        <w:r w:rsidRPr="00DD7465">
          <w:rPr>
            <w:rStyle w:val="Hyperlink"/>
          </w:rPr>
          <w:t>tnb.admin@uni.lu</w:t>
        </w:r>
        <w:r>
          <w:fldChar w:fldCharType="end"/>
        </w:r>
        <w:r>
          <w:t>, stating all appropriate data about the book:</w:t>
        </w:r>
      </w:ins>
    </w:p>
    <w:p w14:paraId="2577A675" w14:textId="77777777" w:rsidR="005D4200" w:rsidRDefault="005D4200" w:rsidP="005D4200">
      <w:pPr>
        <w:pStyle w:val="BodyText"/>
        <w:numPr>
          <w:ilvl w:val="1"/>
          <w:numId w:val="40"/>
        </w:numPr>
        <w:jc w:val="both"/>
        <w:rPr>
          <w:ins w:id="77" w:author="Pawel KAMINSKI" w:date="2024-06-18T11:03:00Z"/>
        </w:rPr>
      </w:pPr>
      <w:ins w:id="78" w:author="Pawel KAMINSKI" w:date="2024-06-18T11:03:00Z">
        <w:r>
          <w:t>title of the book,</w:t>
        </w:r>
      </w:ins>
    </w:p>
    <w:p w14:paraId="7A399CEF" w14:textId="2B3A0C8F" w:rsidR="005D4200" w:rsidRDefault="005D4200" w:rsidP="005D4200">
      <w:pPr>
        <w:pStyle w:val="BodyText"/>
        <w:numPr>
          <w:ilvl w:val="1"/>
          <w:numId w:val="40"/>
        </w:numPr>
        <w:jc w:val="both"/>
        <w:rPr>
          <w:ins w:id="79" w:author="Pawel KAMINSKI" w:date="2026-03-16T14:14:00Z" w16du:dateUtc="2026-03-16T13:14:00Z"/>
        </w:rPr>
      </w:pPr>
      <w:ins w:id="80" w:author="Pawel KAMINSKI" w:date="2024-06-18T11:03:00Z">
        <w:r>
          <w:t>list of authors</w:t>
        </w:r>
      </w:ins>
      <w:ins w:id="81" w:author="Pawel KAMINSKI" w:date="2026-03-16T14:17:00Z" w16du:dateUtc="2026-03-16T13:17:00Z">
        <w:r w:rsidR="00341B89">
          <w:t xml:space="preserve"> (</w:t>
        </w:r>
      </w:ins>
      <w:ins w:id="82" w:author="Pawel KAMINSKI" w:date="2026-03-16T14:18:00Z" w16du:dateUtc="2026-03-16T13:18:00Z">
        <w:r w:rsidR="000B0E97">
          <w:t>advisedly</w:t>
        </w:r>
      </w:ins>
      <w:ins w:id="83" w:author="Pawel KAMINSKI" w:date="2026-03-16T14:17:00Z" w16du:dateUtc="2026-03-16T13:17:00Z">
        <w:r w:rsidR="00341B89">
          <w:t xml:space="preserve"> with their </w:t>
        </w:r>
        <w:r w:rsidR="00341B89" w:rsidRPr="00341B89">
          <w:t>ORCID</w:t>
        </w:r>
        <w:r w:rsidR="00341B89">
          <w:t xml:space="preserve"> number)</w:t>
        </w:r>
      </w:ins>
      <w:ins w:id="84" w:author="Pawel KAMINSKI" w:date="2024-06-18T11:03:00Z">
        <w:r>
          <w:t>,</w:t>
        </w:r>
      </w:ins>
    </w:p>
    <w:p w14:paraId="5F28630F" w14:textId="6F47E603" w:rsidR="00606C9A" w:rsidRDefault="00606C9A" w:rsidP="005D4200">
      <w:pPr>
        <w:pStyle w:val="BodyText"/>
        <w:numPr>
          <w:ilvl w:val="1"/>
          <w:numId w:val="40"/>
        </w:numPr>
        <w:jc w:val="both"/>
        <w:rPr>
          <w:ins w:id="85" w:author="Pawel KAMINSKI" w:date="2026-03-16T14:16:00Z" w16du:dateUtc="2026-03-16T13:16:00Z"/>
        </w:rPr>
      </w:pPr>
      <w:ins w:id="86" w:author="Pawel KAMINSKI" w:date="2026-03-16T14:14:00Z" w16du:dateUtc="2026-03-16T13:14:00Z">
        <w:r>
          <w:t>information whether an author contract (ag</w:t>
        </w:r>
      </w:ins>
      <w:ins w:id="87" w:author="Pawel KAMINSKI" w:date="2026-03-16T14:15:00Z" w16du:dateUtc="2026-03-16T13:15:00Z">
        <w:r>
          <w:t>reement between an author and a publisher) has been already signed,</w:t>
        </w:r>
      </w:ins>
    </w:p>
    <w:p w14:paraId="2DE8F039" w14:textId="0F4DB954" w:rsidR="00641935" w:rsidRDefault="006E275B" w:rsidP="005D4200">
      <w:pPr>
        <w:pStyle w:val="BodyText"/>
        <w:numPr>
          <w:ilvl w:val="1"/>
          <w:numId w:val="40"/>
        </w:numPr>
        <w:jc w:val="both"/>
        <w:rPr>
          <w:ins w:id="88" w:author="Pawel KAMINSKI" w:date="2024-06-18T11:03:00Z"/>
        </w:rPr>
      </w:pPr>
      <w:ins w:id="89" w:author="Pawel KAMINSKI" w:date="2026-03-16T14:16:00Z" w16du:dateUtc="2026-03-16T13:16:00Z">
        <w:r>
          <w:t>license under which the book is going to be published</w:t>
        </w:r>
      </w:ins>
      <w:ins w:id="90" w:author="Pawel KAMINSKI" w:date="2026-03-16T14:19:00Z" w16du:dateUtc="2026-03-16T13:19:00Z">
        <w:r w:rsidR="00BB74CB">
          <w:t xml:space="preserve"> (optional)</w:t>
        </w:r>
      </w:ins>
      <w:ins w:id="91" w:author="Pawel KAMINSKI" w:date="2026-03-16T14:16:00Z" w16du:dateUtc="2026-03-16T13:16:00Z">
        <w:r>
          <w:t>,</w:t>
        </w:r>
      </w:ins>
    </w:p>
    <w:p w14:paraId="0F467324" w14:textId="77777777" w:rsidR="005D4200" w:rsidRDefault="005D4200" w:rsidP="005D4200">
      <w:pPr>
        <w:pStyle w:val="BodyText"/>
        <w:numPr>
          <w:ilvl w:val="1"/>
          <w:numId w:val="40"/>
        </w:numPr>
        <w:jc w:val="both"/>
        <w:rPr>
          <w:ins w:id="92" w:author="Pawel KAMINSKI" w:date="2024-06-18T11:03:00Z"/>
        </w:rPr>
      </w:pPr>
      <w:ins w:id="93" w:author="Pawel KAMINSKI" w:date="2024-06-18T11:03:00Z">
        <w:r>
          <w:t>short description (optional),</w:t>
        </w:r>
      </w:ins>
    </w:p>
    <w:p w14:paraId="1CBBD85D" w14:textId="77777777" w:rsidR="005D4200" w:rsidRDefault="005D4200" w:rsidP="005D4200">
      <w:pPr>
        <w:pStyle w:val="BodyText"/>
        <w:numPr>
          <w:ilvl w:val="1"/>
          <w:numId w:val="40"/>
        </w:numPr>
        <w:jc w:val="both"/>
        <w:rPr>
          <w:ins w:id="94" w:author="Pawel KAMINSKI" w:date="2024-06-18T11:03:00Z"/>
        </w:rPr>
      </w:pPr>
      <w:ins w:id="95" w:author="Pawel KAMINSKI" w:date="2024-06-18T11:03:00Z">
        <w:r>
          <w:t>slug proposal (unique identifier which will appear in the book URL),</w:t>
        </w:r>
      </w:ins>
    </w:p>
    <w:p w14:paraId="6D6828AC" w14:textId="77777777" w:rsidR="005D4200" w:rsidRDefault="005D4200" w:rsidP="005D4200">
      <w:pPr>
        <w:pStyle w:val="BodyText"/>
        <w:numPr>
          <w:ilvl w:val="1"/>
          <w:numId w:val="40"/>
        </w:numPr>
        <w:jc w:val="both"/>
        <w:rPr>
          <w:ins w:id="96" w:author="Pawel KAMINSKI" w:date="2024-06-18T11:03:00Z"/>
        </w:rPr>
      </w:pPr>
      <w:ins w:id="97" w:author="Pawel KAMINSKI" w:date="2024-06-18T11:03:00Z">
        <w:r>
          <w:t>list of files sorted by order in which they should appear in the book.</w:t>
        </w:r>
      </w:ins>
    </w:p>
    <w:p w14:paraId="4FED33DD" w14:textId="25425B63" w:rsidR="005D4200" w:rsidRDefault="005D4200" w:rsidP="005D4200">
      <w:pPr>
        <w:pStyle w:val="BodyText"/>
        <w:numPr>
          <w:ilvl w:val="0"/>
          <w:numId w:val="40"/>
        </w:numPr>
        <w:jc w:val="both"/>
        <w:rPr>
          <w:ins w:id="98" w:author="Pawel KAMINSKI" w:date="2024-06-18T11:03:00Z"/>
        </w:rPr>
      </w:pPr>
      <w:ins w:id="99" w:author="Pawel KAMINSKI" w:date="2024-06-18T11:03:00Z">
        <w:r>
          <w:t>Add all relevant files of the manuscript a</w:t>
        </w:r>
        <w:r w:rsidRPr="00037FDF">
          <w:t>s an attachment</w:t>
        </w:r>
        <w:r>
          <w:t xml:space="preserve"> to that email. This includes `.docx` files and `.</w:t>
        </w:r>
        <w:proofErr w:type="spellStart"/>
        <w:r>
          <w:t>ipynb</w:t>
        </w:r>
        <w:proofErr w:type="spellEnd"/>
        <w:r>
          <w:t xml:space="preserve">` files, but also the `assets` folder with all the files used in your </w:t>
        </w:r>
        <w:r>
          <w:lastRenderedPageBreak/>
          <w:t xml:space="preserve">submission. </w:t>
        </w:r>
        <w:r w:rsidRPr="00DB487B">
          <w:t xml:space="preserve">This includes all the images, videos, datasets and other files. Be sure to follow the guidelines specified in the </w:t>
        </w:r>
      </w:ins>
      <w:ins w:id="100" w:author="Pawel KAMINSKI" w:date="2026-03-16T14:22:00Z" w16du:dateUtc="2026-03-16T13:22:00Z">
        <w:r w:rsidR="003764BB">
          <w:fldChar w:fldCharType="begin"/>
        </w:r>
        <w:r w:rsidR="003764BB">
          <w:instrText xml:space="preserve"> REF _Ref224563373 \h </w:instrText>
        </w:r>
      </w:ins>
      <w:r w:rsidR="003764BB">
        <w:fldChar w:fldCharType="separate"/>
      </w:r>
      <w:ins w:id="101" w:author="Pawel KAMINSKI" w:date="2026-03-16T14:22:00Z" w16du:dateUtc="2026-03-16T13:22:00Z">
        <w:r w:rsidR="003764BB">
          <w:t>Submission Structure</w:t>
        </w:r>
        <w:r w:rsidR="003764BB">
          <w:fldChar w:fldCharType="end"/>
        </w:r>
        <w:r w:rsidR="003764BB">
          <w:t xml:space="preserve"> </w:t>
        </w:r>
      </w:ins>
      <w:ins w:id="102" w:author="Pawel KAMINSKI" w:date="2024-06-18T11:03:00Z">
        <w:r w:rsidRPr="00DB487B">
          <w:t>section.</w:t>
        </w:r>
      </w:ins>
    </w:p>
    <w:p w14:paraId="59EB75FB" w14:textId="77777777" w:rsidR="005D4200" w:rsidRDefault="005D4200" w:rsidP="005D4200">
      <w:pPr>
        <w:pStyle w:val="BodyText"/>
        <w:numPr>
          <w:ilvl w:val="0"/>
          <w:numId w:val="40"/>
        </w:numPr>
        <w:jc w:val="both"/>
        <w:rPr>
          <w:ins w:id="103" w:author="Pawel KAMINSKI" w:date="2024-06-18T11:03:00Z"/>
        </w:rPr>
      </w:pPr>
      <w:ins w:id="104" w:author="Pawel KAMINSKI" w:date="2024-06-18T11:03:00Z">
        <w:r>
          <w:t xml:space="preserve">You will be contacted by someone from the </w:t>
        </w:r>
        <w:proofErr w:type="spellStart"/>
        <w:r w:rsidRPr="005D4200">
          <w:rPr>
            <w:i/>
            <w:iCs/>
            <w:rPrChange w:id="105" w:author="Pawel KAMINSKI" w:date="2024-06-18T11:03:00Z">
              <w:rPr/>
            </w:rPrChange>
          </w:rPr>
          <w:t>tnb.admin</w:t>
        </w:r>
        <w:proofErr w:type="spellEnd"/>
        <w:r>
          <w:t xml:space="preserve"> team. We ask you to follow their instructions.</w:t>
        </w:r>
      </w:ins>
    </w:p>
    <w:p w14:paraId="024524A9" w14:textId="77777777" w:rsidR="00380C69" w:rsidRDefault="00380C69" w:rsidP="007F40ED">
      <w:pPr>
        <w:pStyle w:val="BodyText"/>
        <w:rPr>
          <w:ins w:id="106" w:author="Pawel KAMINSKI" w:date="2025-01-06T11:13:00Z"/>
        </w:rPr>
      </w:pPr>
    </w:p>
    <w:p w14:paraId="37F784EB" w14:textId="7444D7B9" w:rsidR="00380C69" w:rsidRDefault="00380C69" w:rsidP="00C33CE0">
      <w:pPr>
        <w:pStyle w:val="BodyText"/>
        <w:rPr>
          <w:ins w:id="107" w:author="Pawel KAMINSKI" w:date="2025-01-06T11:13:00Z"/>
        </w:rPr>
      </w:pPr>
      <w:ins w:id="108" w:author="Pawel KAMINSKI" w:date="2025-01-06T11:13:00Z">
        <w:r>
          <w:t>:::{</w:t>
        </w:r>
      </w:ins>
      <w:ins w:id="109" w:author="Pawel KAMINSKI" w:date="2025-01-06T11:14:00Z">
        <w:r>
          <w:t>note</w:t>
        </w:r>
      </w:ins>
      <w:ins w:id="110" w:author="Pawel KAMINSKI" w:date="2025-01-06T11:13:00Z">
        <w:r>
          <w:t>}</w:t>
        </w:r>
      </w:ins>
      <w:ins w:id="111" w:author="Pawel KAMINSKI" w:date="2025-01-06T11:15:00Z">
        <w:r w:rsidR="00A17228">
          <w:br/>
          <w:t>When submitting your manuscript for the first time do</w:t>
        </w:r>
      </w:ins>
      <w:ins w:id="112" w:author="Pawel KAMINSKI" w:date="2025-01-06T11:16:00Z">
        <w:r w:rsidR="00161AF8">
          <w:t xml:space="preserve"> </w:t>
        </w:r>
      </w:ins>
      <w:ins w:id="113" w:author="Pawel KAMINSKI" w:date="2025-01-06T11:15:00Z">
        <w:r w:rsidR="00A17228">
          <w:t>n</w:t>
        </w:r>
      </w:ins>
      <w:ins w:id="114" w:author="Pawel KAMINSKI" w:date="2025-01-06T11:16:00Z">
        <w:r w:rsidR="00161AF8">
          <w:t>o</w:t>
        </w:r>
      </w:ins>
      <w:ins w:id="115" w:author="Pawel KAMINSKI" w:date="2025-01-06T11:15:00Z">
        <w:r w:rsidR="00A17228">
          <w:t>t worry that it is not prefect</w:t>
        </w:r>
      </w:ins>
      <w:ins w:id="116" w:author="Pawel KAMINSKI" w:date="2025-01-06T11:13:00Z">
        <w:r>
          <w:t>.</w:t>
        </w:r>
      </w:ins>
      <w:ins w:id="117" w:author="Pawel KAMINSKI" w:date="2025-01-06T11:15:00Z">
        <w:r w:rsidR="00A17228">
          <w:t xml:space="preserve"> </w:t>
        </w:r>
        <w:r w:rsidR="00161AF8">
          <w:t xml:space="preserve">You will be able to change it </w:t>
        </w:r>
      </w:ins>
      <w:ins w:id="118" w:author="Pawel KAMINSKI" w:date="2025-01-06T11:16:00Z">
        <w:r w:rsidR="00161AF8">
          <w:t>to comply with the guidelines and to make sure it looks the way you want it to.</w:t>
        </w:r>
      </w:ins>
      <w:ins w:id="119" w:author="Pawel KAMINSKI" w:date="2025-01-06T11:17:00Z">
        <w:r w:rsidR="00292400">
          <w:t xml:space="preserve"> The only </w:t>
        </w:r>
        <w:r w:rsidR="007B0F77">
          <w:t xml:space="preserve">thing that will be difficult to </w:t>
        </w:r>
      </w:ins>
      <w:ins w:id="120" w:author="Pawel KAMINSKI" w:date="2025-01-06T11:18:00Z">
        <w:r w:rsidR="007B0F77">
          <w:t xml:space="preserve">change is its </w:t>
        </w:r>
        <w:r w:rsidR="00BF6D60">
          <w:t xml:space="preserve">general </w:t>
        </w:r>
        <w:r w:rsidR="007B0F77">
          <w:t xml:space="preserve">structure </w:t>
        </w:r>
        <w:r w:rsidR="00BF6D60">
          <w:t>–</w:t>
        </w:r>
      </w:ins>
      <w:ins w:id="121" w:author="Pawel KAMINSKI" w:date="2025-01-06T11:19:00Z">
        <w:r w:rsidR="00932346">
          <w:t xml:space="preserve"> how it is divided into separate files and how the files are </w:t>
        </w:r>
      </w:ins>
      <w:ins w:id="122" w:author="Pawel KAMINSKI" w:date="2025-01-06T11:20:00Z">
        <w:r w:rsidR="006D16C7">
          <w:t xml:space="preserve">named. </w:t>
        </w:r>
        <w:r w:rsidR="006D16C7" w:rsidRPr="005E437F">
          <w:rPr>
            <w:b/>
            <w:bCs/>
            <w:rPrChange w:id="123" w:author="Pawel KAMINSKI" w:date="2025-01-06T11:20:00Z">
              <w:rPr/>
            </w:rPrChange>
          </w:rPr>
          <w:t>Before submitting your manuscript please make sure that the file structure and the file names will not change</w:t>
        </w:r>
        <w:r w:rsidR="006D16C7">
          <w:t>.</w:t>
        </w:r>
        <w:r w:rsidR="005E437F">
          <w:t xml:space="preserve"> Everything else you will b</w:t>
        </w:r>
      </w:ins>
      <w:ins w:id="124" w:author="Pawel KAMINSKI" w:date="2025-01-06T11:21:00Z">
        <w:r w:rsidR="005E437F">
          <w:t>e able to modify later.</w:t>
        </w:r>
      </w:ins>
      <w:ins w:id="125" w:author="Pawel KAMINSKI" w:date="2025-01-06T11:19:00Z">
        <w:r w:rsidR="007E48F7">
          <w:br/>
        </w:r>
      </w:ins>
      <w:ins w:id="126" w:author="Pawel KAMINSKI" w:date="2025-01-06T11:13:00Z">
        <w:r>
          <w:t>:::</w:t>
        </w:r>
      </w:ins>
    </w:p>
    <w:p w14:paraId="55AA9BEB" w14:textId="77777777" w:rsidR="00E707CE" w:rsidRDefault="00E707CE" w:rsidP="00E707CE">
      <w:pPr>
        <w:pStyle w:val="BodyText"/>
        <w:rPr>
          <w:ins w:id="127" w:author="Pawel KAMINSKI" w:date="2026-03-16T14:28:00Z" w16du:dateUtc="2026-03-16T13:28:00Z"/>
        </w:rPr>
      </w:pPr>
    </w:p>
    <w:p w14:paraId="0D2C71F9" w14:textId="29878941" w:rsidR="00E707CE" w:rsidRDefault="00E707CE" w:rsidP="00E707CE">
      <w:pPr>
        <w:pStyle w:val="BodyText"/>
        <w:rPr>
          <w:ins w:id="128" w:author="Pawel KAMINSKI" w:date="2026-03-16T14:28:00Z" w16du:dateUtc="2026-03-16T13:28:00Z"/>
        </w:rPr>
      </w:pPr>
      <w:ins w:id="129" w:author="Pawel KAMINSKI" w:date="2026-03-16T14:28:00Z" w16du:dateUtc="2026-03-16T13:28:00Z">
        <w:r>
          <w:t>:::{important}</w:t>
        </w:r>
        <w:r>
          <w:br/>
          <w:t xml:space="preserve">When working on a </w:t>
        </w:r>
        <w:r w:rsidR="00AA7A83">
          <w:t xml:space="preserve">co-authored books or anthologies </w:t>
        </w:r>
      </w:ins>
      <w:ins w:id="130" w:author="Pawel KAMINSKI" w:date="2026-03-16T14:29:00Z" w16du:dateUtc="2026-03-16T13:29:00Z">
        <w:r w:rsidR="00852B78">
          <w:t xml:space="preserve">delegate one person to communicate with the </w:t>
        </w:r>
        <w:proofErr w:type="spellStart"/>
        <w:r w:rsidR="00852B78" w:rsidRPr="00852B78">
          <w:rPr>
            <w:i/>
            <w:iCs/>
            <w:rPrChange w:id="131" w:author="Pawel KAMINSKI" w:date="2026-03-16T14:29:00Z" w16du:dateUtc="2026-03-16T13:29:00Z">
              <w:rPr/>
            </w:rPrChange>
          </w:rPr>
          <w:t>tnb.admin</w:t>
        </w:r>
        <w:proofErr w:type="spellEnd"/>
        <w:r w:rsidR="00852B78">
          <w:t xml:space="preserve"> team.</w:t>
        </w:r>
      </w:ins>
      <w:ins w:id="132" w:author="Pawel KAMINSKI" w:date="2026-03-16T14:28:00Z" w16du:dateUtc="2026-03-16T13:28:00Z">
        <w:r>
          <w:br/>
          <w:t>:::</w:t>
        </w:r>
      </w:ins>
    </w:p>
    <w:p w14:paraId="3FEAE313" w14:textId="184EF9F7" w:rsidR="009E6485" w:rsidDel="00990E9F" w:rsidRDefault="009E6485" w:rsidP="009E6485">
      <w:pPr>
        <w:pStyle w:val="BodyText"/>
        <w:rPr>
          <w:del w:id="133" w:author="Pawel KAMINSKI" w:date="2024-06-03T15:04:00Z"/>
        </w:rPr>
      </w:pPr>
      <w:del w:id="134" w:author="Pawel KAMINSKI" w:date="2024-06-03T15:04:00Z">
        <w:r w:rsidDel="00990E9F">
          <w:delText xml:space="preserve">:::{card} TODO </w:delText>
        </w:r>
        <w:r w:rsidRPr="52CF2853" w:rsidDel="00990E9F">
          <w:rPr>
            <w:rFonts w:ascii="Segoe UI Emoji" w:eastAsia="Segoe UI Emoji" w:hAnsi="Segoe UI Emoji" w:cs="Segoe UI Emoji"/>
          </w:rPr>
          <w:delText>🚧</w:delText>
        </w:r>
        <w:r w:rsidDel="00990E9F">
          <w:br/>
        </w:r>
        <w:r w:rsidRPr="52CF2853" w:rsidDel="00990E9F">
          <w:rPr>
            <w:rFonts w:eastAsiaTheme="minorEastAsia"/>
          </w:rPr>
          <w:delText>Update w</w:delText>
        </w:r>
        <w:r w:rsidDel="00990E9F">
          <w:delText>he</w:delText>
        </w:r>
        <w:commentRangeStart w:id="135"/>
        <w:commentRangeStart w:id="136"/>
        <w:r w:rsidDel="00990E9F">
          <w:delText xml:space="preserve">n there is </w:delText>
        </w:r>
        <w:r w:rsidR="58F8E4FE" w:rsidDel="00990E9F">
          <w:delText>clarity</w:delText>
        </w:r>
        <w:r w:rsidR="008C3410" w:rsidDel="00990E9F">
          <w:delText xml:space="preserve"> on</w:delText>
        </w:r>
        <w:r w:rsidDel="00990E9F">
          <w:delText xml:space="preserve"> the upload </w:delText>
        </w:r>
        <w:r w:rsidR="008C3410" w:rsidDel="00990E9F">
          <w:delText xml:space="preserve">process and </w:delText>
        </w:r>
        <w:r w:rsidDel="00990E9F">
          <w:delText>infrastructure.</w:delText>
        </w:r>
        <w:commentRangeEnd w:id="135"/>
        <w:r w:rsidDel="00990E9F">
          <w:rPr>
            <w:rStyle w:val="CommentReference"/>
          </w:rPr>
          <w:commentReference w:id="135"/>
        </w:r>
      </w:del>
      <w:commentRangeEnd w:id="136"/>
      <w:r w:rsidR="005A600A">
        <w:rPr>
          <w:rStyle w:val="CommentReference"/>
        </w:rPr>
        <w:commentReference w:id="136"/>
      </w:r>
      <w:del w:id="138" w:author="Pawel KAMINSKI" w:date="2024-06-03T15:04:00Z">
        <w:r w:rsidDel="00990E9F">
          <w:br/>
          <w:delText>:::</w:delText>
        </w:r>
      </w:del>
    </w:p>
    <w:p w14:paraId="72754CFE" w14:textId="77777777" w:rsidR="008D322D" w:rsidRDefault="008D322D" w:rsidP="007F40ED">
      <w:pPr>
        <w:pStyle w:val="BodyText"/>
        <w:rPr>
          <w:ins w:id="139" w:author="Pawel KAMINSKI" w:date="2025-01-06T11:12:00Z"/>
        </w:rPr>
      </w:pPr>
    </w:p>
    <w:p w14:paraId="5B23BF7F" w14:textId="142C50AA" w:rsidR="00380C69" w:rsidRDefault="001A6D51">
      <w:pPr>
        <w:pStyle w:val="Heading2"/>
        <w:rPr>
          <w:ins w:id="140" w:author="Pawel KAMINSKI" w:date="2025-01-06T11:12:00Z"/>
        </w:rPr>
        <w:pPrChange w:id="141" w:author="Pawel KAMINSKI" w:date="2025-01-06T11:13:00Z">
          <w:pPr>
            <w:pStyle w:val="BodyText"/>
          </w:pPr>
        </w:pPrChange>
      </w:pPr>
      <w:ins w:id="142" w:author="Pawel KAMINSKI" w:date="2025-01-06T11:25:00Z">
        <w:r>
          <w:t>Modification</w:t>
        </w:r>
        <w:r w:rsidR="00ED31C1">
          <w:t xml:space="preserve">s </w:t>
        </w:r>
      </w:ins>
      <w:ins w:id="143" w:author="Pawel KAMINSKI" w:date="2025-01-06T11:50:00Z">
        <w:r w:rsidR="00451524">
          <w:t>A</w:t>
        </w:r>
      </w:ins>
      <w:ins w:id="144" w:author="Pawel KAMINSKI" w:date="2025-01-06T11:25:00Z">
        <w:r w:rsidR="00ED31C1">
          <w:t xml:space="preserve">fter </w:t>
        </w:r>
      </w:ins>
      <w:ins w:id="145" w:author="Pawel KAMINSKI" w:date="2025-01-06T11:50:00Z">
        <w:r w:rsidR="00451524">
          <w:t>F</w:t>
        </w:r>
      </w:ins>
      <w:ins w:id="146" w:author="Pawel KAMINSKI" w:date="2025-01-06T11:25:00Z">
        <w:r w:rsidR="00ED31C1">
          <w:t xml:space="preserve">irst </w:t>
        </w:r>
      </w:ins>
      <w:ins w:id="147" w:author="Pawel KAMINSKI" w:date="2025-01-06T11:50:00Z">
        <w:r w:rsidR="004B3401">
          <w:t xml:space="preserve">Draft </w:t>
        </w:r>
        <w:r w:rsidR="00451524">
          <w:t>S</w:t>
        </w:r>
      </w:ins>
      <w:ins w:id="148" w:author="Pawel KAMINSKI" w:date="2025-01-06T11:25:00Z">
        <w:r w:rsidR="00ED31C1">
          <w:t>ubmission</w:t>
        </w:r>
      </w:ins>
    </w:p>
    <w:p w14:paraId="45B8C592" w14:textId="0FBCA623" w:rsidR="00233F7C" w:rsidRDefault="00125FF4" w:rsidP="00380C69">
      <w:pPr>
        <w:pStyle w:val="BodyText"/>
        <w:rPr>
          <w:ins w:id="149" w:author="Pawel KAMINSKI" w:date="2025-01-06T11:47:00Z"/>
        </w:rPr>
      </w:pPr>
      <w:ins w:id="150" w:author="Pawel KAMINSKI" w:date="2026-03-16T14:23:00Z" w16du:dateUtc="2026-03-16T13:23:00Z">
        <w:r>
          <w:t>A</w:t>
        </w:r>
      </w:ins>
      <w:ins w:id="151" w:author="Pawel KAMINSKI" w:date="2025-01-06T11:21:00Z">
        <w:r w:rsidR="0063716C">
          <w:t xml:space="preserve">fter </w:t>
        </w:r>
      </w:ins>
      <w:ins w:id="152" w:author="Pawel KAMINSKI" w:date="2025-01-06T11:24:00Z">
        <w:r w:rsidR="00DB1EB4">
          <w:t xml:space="preserve">the first submission </w:t>
        </w:r>
      </w:ins>
      <w:ins w:id="153" w:author="Pawel KAMINSKI" w:date="2025-01-06T11:29:00Z">
        <w:r w:rsidR="00E52CFE">
          <w:t xml:space="preserve">the </w:t>
        </w:r>
      </w:ins>
      <w:proofErr w:type="spellStart"/>
      <w:ins w:id="154" w:author="Pawel KAMINSKI" w:date="2025-03-04T10:51:00Z" w16du:dateUtc="2025-03-04T09:51:00Z">
        <w:r w:rsidR="00A616C7" w:rsidRPr="00235D5C">
          <w:rPr>
            <w:i/>
            <w:iCs/>
          </w:rPr>
          <w:t>tnb.admin</w:t>
        </w:r>
        <w:proofErr w:type="spellEnd"/>
        <w:r w:rsidR="00A616C7">
          <w:t xml:space="preserve"> </w:t>
        </w:r>
      </w:ins>
      <w:ins w:id="155" w:author="Pawel KAMINSKI" w:date="2025-01-06T11:29:00Z">
        <w:r w:rsidR="00E52CFE">
          <w:t xml:space="preserve">team </w:t>
        </w:r>
      </w:ins>
      <w:ins w:id="156" w:author="Pawel KAMINSKI" w:date="2026-03-16T14:24:00Z" w16du:dateUtc="2026-03-16T13:24:00Z">
        <w:r w:rsidR="00C11D32">
          <w:t>is going to</w:t>
        </w:r>
      </w:ins>
      <w:ins w:id="157" w:author="Pawel KAMINSKI" w:date="2025-01-06T11:29:00Z">
        <w:r w:rsidR="00E52CFE">
          <w:t xml:space="preserve"> provide you with</w:t>
        </w:r>
      </w:ins>
      <w:ins w:id="158" w:author="Pawel KAMINSKI" w:date="2026-03-16T14:23:00Z" w16du:dateUtc="2026-03-16T13:23:00Z">
        <w:r>
          <w:t xml:space="preserve"> a</w:t>
        </w:r>
      </w:ins>
      <w:ins w:id="159" w:author="Pawel KAMINSKI" w:date="2026-03-16T14:24:00Z" w16du:dateUtc="2026-03-16T13:24:00Z">
        <w:r>
          <w:t xml:space="preserve"> c</w:t>
        </w:r>
      </w:ins>
      <w:ins w:id="160" w:author="Pawel KAMINSKI" w:date="2025-01-06T11:46:00Z">
        <w:r w:rsidR="007C598B">
          <w:t>entral s</w:t>
        </w:r>
      </w:ins>
      <w:ins w:id="161" w:author="Pawel KAMINSKI" w:date="2025-01-06T11:26:00Z">
        <w:r w:rsidR="00C736C5">
          <w:t xml:space="preserve">torage location </w:t>
        </w:r>
      </w:ins>
      <w:ins w:id="162" w:author="Pawel KAMINSKI" w:date="2025-01-06T11:27:00Z">
        <w:r w:rsidR="00C736C5">
          <w:t xml:space="preserve">of </w:t>
        </w:r>
        <w:r w:rsidR="007012B6">
          <w:t>your manuscript</w:t>
        </w:r>
      </w:ins>
      <w:ins w:id="163" w:author="Pawel KAMINSKI" w:date="2025-01-06T11:28:00Z">
        <w:r w:rsidR="00E52CFE">
          <w:t>.</w:t>
        </w:r>
      </w:ins>
      <w:ins w:id="164" w:author="Pawel KAMINSKI" w:date="2026-03-16T14:24:00Z" w16du:dateUtc="2026-03-16T13:24:00Z">
        <w:r w:rsidR="00C11D32">
          <w:t xml:space="preserve"> </w:t>
        </w:r>
      </w:ins>
      <w:ins w:id="165" w:author="Pawel KAMINSKI" w:date="2025-01-06T11:47:00Z">
        <w:r w:rsidR="00233F7C">
          <w:t>From then on, please use th</w:t>
        </w:r>
      </w:ins>
      <w:ins w:id="166" w:author="Pawel KAMINSKI" w:date="2026-03-16T14:24:00Z" w16du:dateUtc="2026-03-16T13:24:00Z">
        <w:r w:rsidR="00C47F55">
          <w:t>is</w:t>
        </w:r>
      </w:ins>
      <w:ins w:id="167" w:author="Pawel KAMINSKI" w:date="2025-01-06T11:47:00Z">
        <w:r w:rsidR="00233F7C">
          <w:t xml:space="preserve"> </w:t>
        </w:r>
      </w:ins>
      <w:ins w:id="168" w:author="Pawel KAMINSKI" w:date="2026-03-16T14:24:00Z" w16du:dateUtc="2026-03-16T13:24:00Z">
        <w:r w:rsidR="00C47F55">
          <w:t>shared directory</w:t>
        </w:r>
      </w:ins>
      <w:ins w:id="169" w:author="Pawel KAMINSKI" w:date="2025-01-06T11:47:00Z">
        <w:r w:rsidR="0056026F">
          <w:t xml:space="preserve"> to apply every change you want </w:t>
        </w:r>
      </w:ins>
      <w:ins w:id="170" w:author="Pawel KAMINSKI" w:date="2025-01-06T11:48:00Z">
        <w:r w:rsidR="0056026F">
          <w:t xml:space="preserve">to make. </w:t>
        </w:r>
        <w:r w:rsidR="00D95869">
          <w:t xml:space="preserve">Changes you make on those files will be reflected in the </w:t>
        </w:r>
      </w:ins>
      <w:ins w:id="171" w:author="Pawel KAMINSKI" w:date="2025-01-06T11:49:00Z">
        <w:r w:rsidR="00D95869">
          <w:t>digital version of your publication.</w:t>
        </w:r>
      </w:ins>
      <w:ins w:id="172" w:author="Pawel KAMINSKI" w:date="2026-03-16T14:30:00Z" w16du:dateUtc="2026-03-16T13:30:00Z">
        <w:r w:rsidR="0001135F">
          <w:t xml:space="preserve"> </w:t>
        </w:r>
        <w:r w:rsidR="0064220F">
          <w:t xml:space="preserve">In case of an </w:t>
        </w:r>
        <w:r w:rsidR="0001135F">
          <w:t>multi-author books</w:t>
        </w:r>
        <w:r w:rsidR="0064220F">
          <w:t xml:space="preserve">, </w:t>
        </w:r>
      </w:ins>
      <w:ins w:id="173" w:author="Pawel KAMINSKI" w:date="2026-03-16T14:31:00Z" w16du:dateUtc="2026-03-16T13:31:00Z">
        <w:r w:rsidR="0064220F">
          <w:t>e</w:t>
        </w:r>
      </w:ins>
      <w:ins w:id="174" w:author="Pawel KAMINSKI" w:date="2026-03-16T14:30:00Z" w16du:dateUtc="2026-03-16T13:30:00Z">
        <w:r w:rsidR="0064220F">
          <w:t>very author</w:t>
        </w:r>
        <w:r w:rsidR="0001135F">
          <w:t xml:space="preserve"> should be </w:t>
        </w:r>
        <w:r w:rsidR="005F51E4">
          <w:t>able to make changes to their part of the manuscript.</w:t>
        </w:r>
      </w:ins>
    </w:p>
    <w:p w14:paraId="4702673A" w14:textId="77777777" w:rsidR="00233F7C" w:rsidRDefault="00233F7C" w:rsidP="00380C69">
      <w:pPr>
        <w:pStyle w:val="BodyText"/>
        <w:rPr>
          <w:ins w:id="175" w:author="Pawel KAMINSKI" w:date="2025-01-06T11:24:00Z"/>
        </w:rPr>
      </w:pPr>
    </w:p>
    <w:p w14:paraId="7C070A11" w14:textId="66BBAF60" w:rsidR="00380C69" w:rsidRDefault="00380C69" w:rsidP="00380C69">
      <w:pPr>
        <w:pStyle w:val="BodyText"/>
        <w:rPr>
          <w:ins w:id="176" w:author="Pawel KAMINSKI" w:date="2025-01-06T11:13:00Z"/>
        </w:rPr>
      </w:pPr>
      <w:ins w:id="177" w:author="Pawel KAMINSKI" w:date="2025-01-06T11:13:00Z">
        <w:r>
          <w:t>:::{important}</w:t>
        </w:r>
        <w:r>
          <w:br/>
        </w:r>
      </w:ins>
      <w:ins w:id="178" w:author="Pawel KAMINSKI" w:date="2025-01-06T11:51:00Z">
        <w:r w:rsidR="0094385A">
          <w:t xml:space="preserve">Please make sure that your submission complies with the guidelines. </w:t>
        </w:r>
      </w:ins>
      <w:ins w:id="179" w:author="Pawel KAMINSKI" w:date="2025-01-06T11:50:00Z">
        <w:r w:rsidR="005A7138">
          <w:t xml:space="preserve">When you think the manuscript is ready for editing, contact </w:t>
        </w:r>
      </w:ins>
      <w:ins w:id="180" w:author="Pawel KAMINSKI" w:date="2025-01-06T11:51:00Z">
        <w:r w:rsidR="005A7138">
          <w:fldChar w:fldCharType="begin"/>
        </w:r>
        <w:r w:rsidR="005A7138">
          <w:instrText>HYPERLINK "mailto:</w:instrText>
        </w:r>
        <w:r w:rsidR="005A7138" w:rsidRPr="005A7138">
          <w:instrText>verena.deutsch@degruyter.com</w:instrText>
        </w:r>
        <w:r w:rsidR="005A7138">
          <w:instrText>"</w:instrText>
        </w:r>
        <w:r w:rsidR="005A7138">
          <w:fldChar w:fldCharType="separate"/>
        </w:r>
        <w:r w:rsidR="005A7138" w:rsidRPr="008856C8">
          <w:rPr>
            <w:rStyle w:val="Hyperlink"/>
          </w:rPr>
          <w:t>verena.deutsch@degruyter.com</w:t>
        </w:r>
        <w:r w:rsidR="005A7138">
          <w:fldChar w:fldCharType="end"/>
        </w:r>
        <w:r w:rsidR="005A7138">
          <w:t>.</w:t>
        </w:r>
      </w:ins>
      <w:ins w:id="181" w:author="Pawel KAMINSKI" w:date="2025-01-06T11:13:00Z">
        <w:r>
          <w:br/>
          <w:t>:::</w:t>
        </w:r>
      </w:ins>
    </w:p>
    <w:p w14:paraId="4E3516D3" w14:textId="77777777" w:rsidR="00380C69" w:rsidRDefault="00380C69" w:rsidP="007F40ED">
      <w:pPr>
        <w:pStyle w:val="BodyText"/>
      </w:pPr>
    </w:p>
    <w:p w14:paraId="2FC8ACE1" w14:textId="30FDF51F" w:rsidR="007F40ED" w:rsidRDefault="007F40ED" w:rsidP="009E6485">
      <w:pPr>
        <w:pStyle w:val="Heading2"/>
      </w:pPr>
      <w:commentRangeStart w:id="182"/>
      <w:commentRangeStart w:id="183"/>
      <w:commentRangeStart w:id="184"/>
      <w:r>
        <w:t>File Formats</w:t>
      </w:r>
      <w:commentRangeEnd w:id="182"/>
      <w:r>
        <w:rPr>
          <w:rStyle w:val="CommentReference"/>
        </w:rPr>
        <w:commentReference w:id="182"/>
      </w:r>
      <w:commentRangeEnd w:id="183"/>
      <w:r>
        <w:rPr>
          <w:rStyle w:val="CommentReference"/>
        </w:rPr>
        <w:commentReference w:id="183"/>
      </w:r>
      <w:commentRangeEnd w:id="184"/>
      <w:r w:rsidR="00010820">
        <w:rPr>
          <w:rStyle w:val="CommentReference"/>
          <w:rFonts w:asciiTheme="minorHAnsi" w:eastAsiaTheme="minorHAnsi" w:hAnsiTheme="minorHAnsi" w:cstheme="minorBidi"/>
          <w:b w:val="0"/>
          <w:bCs w:val="0"/>
          <w:color w:val="auto"/>
        </w:rPr>
        <w:commentReference w:id="184"/>
      </w:r>
    </w:p>
    <w:p w14:paraId="6B55D947" w14:textId="34AB6FF7" w:rsidR="004B1334" w:rsidRDefault="004B1334" w:rsidP="004B1334">
      <w:pPr>
        <w:pStyle w:val="BodyText"/>
      </w:pPr>
      <w:r>
        <w:t xml:space="preserve">:::{important} </w:t>
      </w:r>
      <w:r>
        <w:br/>
      </w:r>
      <w:r w:rsidR="006A5B35">
        <w:t xml:space="preserve">Manuscripts should be submitted in a `.docx` file format. </w:t>
      </w:r>
      <w:r w:rsidR="00DB08B8">
        <w:t>We also accept chapters written in `.</w:t>
      </w:r>
      <w:proofErr w:type="spellStart"/>
      <w:r w:rsidR="00DB08B8">
        <w:t>ipynb</w:t>
      </w:r>
      <w:proofErr w:type="spellEnd"/>
      <w:r w:rsidR="00DB08B8">
        <w:t xml:space="preserve">` files, although </w:t>
      </w:r>
      <w:r w:rsidR="000C7664">
        <w:t xml:space="preserve">the recommended way of including visualizations, charts, diagrams, maps, </w:t>
      </w:r>
      <w:proofErr w:type="spellStart"/>
      <w:r w:rsidR="00096034">
        <w:t>jupyter</w:t>
      </w:r>
      <w:proofErr w:type="spellEnd"/>
      <w:r w:rsidR="00096034">
        <w:t xml:space="preserve"> notebooks, </w:t>
      </w:r>
      <w:commentRangeStart w:id="186"/>
      <w:commentRangeStart w:id="187"/>
      <w:commentRangeStart w:id="188"/>
      <w:commentRangeStart w:id="189"/>
      <w:r w:rsidR="000C7664">
        <w:t>etc. is by including them in `.docx` files.</w:t>
      </w:r>
      <w:commentRangeEnd w:id="186"/>
      <w:r>
        <w:rPr>
          <w:rStyle w:val="CommentReference"/>
        </w:rPr>
        <w:commentReference w:id="186"/>
      </w:r>
      <w:commentRangeEnd w:id="187"/>
      <w:r>
        <w:rPr>
          <w:rStyle w:val="CommentReference"/>
        </w:rPr>
        <w:commentReference w:id="187"/>
      </w:r>
      <w:commentRangeEnd w:id="188"/>
      <w:r>
        <w:rPr>
          <w:rStyle w:val="CommentReference"/>
        </w:rPr>
        <w:commentReference w:id="188"/>
      </w:r>
      <w:commentRangeEnd w:id="189"/>
      <w:r w:rsidR="0006795E">
        <w:rPr>
          <w:rStyle w:val="CommentReference"/>
        </w:rPr>
        <w:commentReference w:id="189"/>
      </w:r>
      <w:ins w:id="191" w:author="Pawel KAMINSKI" w:date="2024-06-03T14:22:00Z">
        <w:r w:rsidR="00A3027E">
          <w:t xml:space="preserve"> </w:t>
        </w:r>
      </w:ins>
      <w:ins w:id="192" w:author="Pawel KAMINSKI" w:date="2026-03-16T14:27:00Z" w16du:dateUtc="2026-03-16T13:27:00Z">
        <w:r w:rsidR="002B36E6">
          <w:t xml:space="preserve">In addition, it might be a good idea to </w:t>
        </w:r>
        <w:r w:rsidR="00B866DA">
          <w:t>include your `.</w:t>
        </w:r>
        <w:proofErr w:type="spellStart"/>
        <w:r w:rsidR="00B866DA">
          <w:t>ipynb</w:t>
        </w:r>
        <w:proofErr w:type="spellEnd"/>
        <w:r w:rsidR="00B866DA">
          <w:t xml:space="preserve">` files as attachments at the end of your manuscript. </w:t>
        </w:r>
      </w:ins>
      <w:ins w:id="193" w:author="Pawel KAMINSKI" w:date="2024-06-03T15:19:00Z">
        <w:r w:rsidR="00D129BF">
          <w:t xml:space="preserve">As an </w:t>
        </w:r>
        <w:r w:rsidR="00D129BF">
          <w:lastRenderedPageBreak/>
          <w:t xml:space="preserve">author you are required </w:t>
        </w:r>
      </w:ins>
      <w:ins w:id="194" w:author="Pawel KAMINSKI" w:date="2024-06-03T14:23:00Z">
        <w:r w:rsidR="002455AC">
          <w:t xml:space="preserve">to </w:t>
        </w:r>
      </w:ins>
      <w:ins w:id="195" w:author="Pawel KAMINSKI" w:date="2024-06-03T15:19:00Z">
        <w:r w:rsidR="00544DF5">
          <w:t>upload</w:t>
        </w:r>
      </w:ins>
      <w:ins w:id="196" w:author="Pawel KAMINSKI" w:date="2024-06-03T15:18:00Z">
        <w:r w:rsidR="00D129BF">
          <w:t xml:space="preserve"> all the files inclu</w:t>
        </w:r>
      </w:ins>
      <w:ins w:id="197" w:author="Pawel KAMINSKI" w:date="2024-06-03T15:19:00Z">
        <w:r w:rsidR="00D129BF">
          <w:t>ded in you manuscript</w:t>
        </w:r>
      </w:ins>
      <w:ins w:id="198" w:author="Pawel KAMINSKI" w:date="2024-06-03T14:23:00Z">
        <w:r w:rsidR="002455AC">
          <w:t xml:space="preserve"> </w:t>
        </w:r>
      </w:ins>
      <w:ins w:id="199" w:author="Pawel KAMINSKI" w:date="2024-06-03T15:19:00Z">
        <w:r w:rsidR="00544DF5">
          <w:t>to</w:t>
        </w:r>
      </w:ins>
      <w:ins w:id="200" w:author="Pawel KAMINSKI" w:date="2024-06-03T14:23:00Z">
        <w:r w:rsidR="002455AC">
          <w:t xml:space="preserve"> the `assets` folder.</w:t>
        </w:r>
      </w:ins>
      <w:r>
        <w:br/>
        <w:t>:::</w:t>
      </w:r>
    </w:p>
    <w:p w14:paraId="48EA9B55" w14:textId="77777777" w:rsidR="004B1334" w:rsidRDefault="004B1334" w:rsidP="00812034">
      <w:pPr>
        <w:pStyle w:val="BodyText"/>
        <w:jc w:val="both"/>
        <w:rPr>
          <w:b/>
          <w:bCs/>
        </w:rPr>
      </w:pPr>
    </w:p>
    <w:p w14:paraId="4A688CEA" w14:textId="58BF541B" w:rsidR="00FE5D47" w:rsidRDefault="00FE5D47" w:rsidP="00812034">
      <w:pPr>
        <w:pStyle w:val="BodyText"/>
        <w:jc w:val="both"/>
        <w:rPr>
          <w:ins w:id="201" w:author="Borlinghaus, Anton" w:date="2024-04-30T14:02:00Z"/>
        </w:rPr>
      </w:pPr>
      <w:r w:rsidRPr="00F964E7">
        <w:rPr>
          <w:b/>
          <w:bCs/>
        </w:rPr>
        <w:t xml:space="preserve">Manuscripts should be written and submitted </w:t>
      </w:r>
      <w:r w:rsidR="00AF7E32" w:rsidRPr="00F964E7">
        <w:rPr>
          <w:b/>
          <w:bCs/>
        </w:rPr>
        <w:t xml:space="preserve">specifically </w:t>
      </w:r>
      <w:r w:rsidRPr="00F964E7">
        <w:rPr>
          <w:b/>
          <w:bCs/>
        </w:rPr>
        <w:t xml:space="preserve">in </w:t>
      </w:r>
      <w:r w:rsidR="00292B2B" w:rsidRPr="00F964E7">
        <w:rPr>
          <w:b/>
          <w:bCs/>
        </w:rPr>
        <w:t>a `.docx` file format.</w:t>
      </w:r>
      <w:r w:rsidR="00292B2B">
        <w:t xml:space="preserve"> This is the </w:t>
      </w:r>
      <w:del w:id="202" w:author="Pawel KAMINSKI" w:date="2026-03-16T14:36:00Z" w16du:dateUtc="2026-03-16T13:36:00Z">
        <w:r w:rsidR="00292B2B" w:rsidDel="00FA5C50">
          <w:delText xml:space="preserve">default </w:delText>
        </w:r>
      </w:del>
      <w:r w:rsidR="00292B2B">
        <w:t xml:space="preserve">file extension produced by </w:t>
      </w:r>
      <w:del w:id="203" w:author="Pawel KAMINSKI" w:date="2026-03-16T14:40:00Z" w16du:dateUtc="2026-03-16T13:40:00Z">
        <w:r w:rsidR="00292B2B" w:rsidDel="008D303B">
          <w:delText xml:space="preserve">the </w:delText>
        </w:r>
      </w:del>
      <w:del w:id="204" w:author="Pawel KAMINSKI" w:date="2026-03-16T14:35:00Z" w16du:dateUtc="2026-03-16T13:35:00Z">
        <w:r w:rsidR="00292B2B" w:rsidDel="0017785B">
          <w:delText xml:space="preserve">most </w:delText>
        </w:r>
      </w:del>
      <w:r w:rsidR="00292B2B">
        <w:t>common word processing software</w:t>
      </w:r>
      <w:ins w:id="205" w:author="Pawel KAMINSKI" w:date="2026-03-16T14:36:00Z" w16du:dateUtc="2026-03-16T13:36:00Z">
        <w:r w:rsidR="0017785B">
          <w:t>, like</w:t>
        </w:r>
      </w:ins>
      <w:del w:id="206" w:author="Pawel KAMINSKI" w:date="2026-03-16T14:36:00Z" w16du:dateUtc="2026-03-16T13:36:00Z">
        <w:r w:rsidR="00292B2B" w:rsidDel="0017785B">
          <w:delText xml:space="preserve"> –</w:delText>
        </w:r>
      </w:del>
      <w:r w:rsidR="00292B2B">
        <w:t xml:space="preserve"> Microsoft Word</w:t>
      </w:r>
      <w:ins w:id="207" w:author="Pawel KAMINSKI" w:date="2026-03-16T14:36:00Z" w16du:dateUtc="2026-03-16T13:36:00Z">
        <w:r w:rsidR="0017785B">
          <w:t xml:space="preserve"> or </w:t>
        </w:r>
        <w:r w:rsidR="00FA5C50">
          <w:t>LibreOffice Writer</w:t>
        </w:r>
      </w:ins>
      <w:r w:rsidR="00292B2B">
        <w:t>.</w:t>
      </w:r>
      <w:r w:rsidR="00D806C8">
        <w:t xml:space="preserve"> Other file formats, like </w:t>
      </w:r>
      <w:r w:rsidR="00071625">
        <w:t>`.pages` created in Apple Pages</w:t>
      </w:r>
      <w:r w:rsidR="00605DE0">
        <w:t xml:space="preserve"> </w:t>
      </w:r>
      <w:r w:rsidR="00A07DCF">
        <w:t>or `.</w:t>
      </w:r>
      <w:proofErr w:type="spellStart"/>
      <w:r w:rsidR="00A07DCF">
        <w:t>gdoc</w:t>
      </w:r>
      <w:proofErr w:type="spellEnd"/>
      <w:r w:rsidR="00A07DCF">
        <w:t xml:space="preserve">` </w:t>
      </w:r>
      <w:r w:rsidR="00117B33">
        <w:t xml:space="preserve">saved from Google Doc will </w:t>
      </w:r>
      <w:r w:rsidR="00117B33" w:rsidRPr="00FA7736">
        <w:rPr>
          <w:rPrChange w:id="208" w:author="Pawel KAMINSKI" w:date="2025-03-04T10:50:00Z" w16du:dateUtc="2025-03-04T09:50:00Z">
            <w:rPr>
              <w:i/>
              <w:iCs/>
            </w:rPr>
          </w:rPrChange>
        </w:rPr>
        <w:t>not</w:t>
      </w:r>
      <w:r w:rsidR="00117B33">
        <w:t xml:space="preserve"> work. In </w:t>
      </w:r>
      <w:r w:rsidR="694FE585">
        <w:t>the case</w:t>
      </w:r>
      <w:r w:rsidR="00117B33">
        <w:t xml:space="preserve"> of manuscripts written in those </w:t>
      </w:r>
      <w:r w:rsidR="00AE027C">
        <w:t xml:space="preserve">unsupported </w:t>
      </w:r>
      <w:r w:rsidR="00117B33">
        <w:t>file formats</w:t>
      </w:r>
      <w:r w:rsidR="00A56BD8">
        <w:t xml:space="preserve"> </w:t>
      </w:r>
      <w:r w:rsidR="00AE027C">
        <w:t xml:space="preserve">input </w:t>
      </w:r>
      <w:r w:rsidR="00812034">
        <w:t>files</w:t>
      </w:r>
      <w:r w:rsidR="00117B33">
        <w:t xml:space="preserve"> should be first</w:t>
      </w:r>
      <w:r w:rsidR="00812034">
        <w:t xml:space="preserve"> transformed to `.docx` in order to submit them to the platform.</w:t>
      </w:r>
      <w:ins w:id="209" w:author="Pawel KAMINSKI" w:date="2026-03-16T14:52:00Z" w16du:dateUtc="2026-03-16T13:52:00Z">
        <w:r w:rsidR="00B52AFE">
          <w:t xml:space="preserve"> The examples in this guidelines are shown in Microsoft Word (</w:t>
        </w:r>
      </w:ins>
      <w:ins w:id="210" w:author="Pawel KAMINSKI" w:date="2026-03-16T14:56:00Z" w16du:dateUtc="2026-03-16T13:56:00Z">
        <w:r w:rsidR="00660253">
          <w:t>h</w:t>
        </w:r>
        <w:r w:rsidR="00660253" w:rsidRPr="00660253">
          <w:t>enceforth</w:t>
        </w:r>
      </w:ins>
      <w:ins w:id="211" w:author="Pawel KAMINSKI" w:date="2026-03-16T14:53:00Z" w16du:dateUtc="2026-03-16T13:53:00Z">
        <w:r w:rsidR="00B52AFE">
          <w:t xml:space="preserve"> called </w:t>
        </w:r>
      </w:ins>
      <w:ins w:id="212" w:author="Pawel KAMINSKI" w:date="2026-03-16T14:52:00Z" w16du:dateUtc="2026-03-16T13:52:00Z">
        <w:r w:rsidR="00B52AFE">
          <w:t>M</w:t>
        </w:r>
      </w:ins>
      <w:ins w:id="213" w:author="Pawel KAMINSKI" w:date="2026-03-16T14:53:00Z" w16du:dateUtc="2026-03-16T13:53:00Z">
        <w:r w:rsidR="00B52AFE">
          <w:t>S Word)</w:t>
        </w:r>
        <w:r w:rsidR="00414D92">
          <w:t xml:space="preserve">, but they will work in other </w:t>
        </w:r>
      </w:ins>
      <w:ins w:id="214" w:author="Pawel KAMINSKI" w:date="2026-03-16T14:55:00Z" w16du:dateUtc="2026-03-16T13:55:00Z">
        <w:r w:rsidR="00A61D28">
          <w:t xml:space="preserve">word processing </w:t>
        </w:r>
        <w:r w:rsidR="003D2230">
          <w:t>editors</w:t>
        </w:r>
        <w:r w:rsidR="00A61D28">
          <w:t xml:space="preserve"> that support</w:t>
        </w:r>
        <w:r w:rsidR="003D2230">
          <w:t xml:space="preserve"> `.docx` formats as well.</w:t>
        </w:r>
      </w:ins>
    </w:p>
    <w:p w14:paraId="29C85AC6" w14:textId="17EAEBBB" w:rsidR="00F964E7" w:rsidRDefault="00F964E7" w:rsidP="00F964E7">
      <w:pPr>
        <w:pStyle w:val="BodyText"/>
        <w:jc w:val="both"/>
      </w:pPr>
      <w:commentRangeStart w:id="215"/>
      <w:commentRangeStart w:id="216"/>
      <w:commentRangeEnd w:id="215"/>
      <w:r>
        <w:rPr>
          <w:rStyle w:val="CommentReference"/>
        </w:rPr>
        <w:commentReference w:id="215"/>
      </w:r>
      <w:commentRangeEnd w:id="216"/>
      <w:r w:rsidR="00227C1E">
        <w:rPr>
          <w:rStyle w:val="CommentReference"/>
        </w:rPr>
        <w:commentReference w:id="216"/>
      </w:r>
    </w:p>
    <w:p w14:paraId="217ABFB0" w14:textId="77777777" w:rsidR="00C67EE1" w:rsidRDefault="00C67EE1" w:rsidP="007F40ED">
      <w:pPr>
        <w:pStyle w:val="BodyText"/>
      </w:pPr>
    </w:p>
    <w:tbl>
      <w:tblPr>
        <w:tblStyle w:val="TableGrid"/>
        <w:tblW w:w="0" w:type="auto"/>
        <w:tblLook w:val="04A0" w:firstRow="1" w:lastRow="0" w:firstColumn="1" w:lastColumn="0" w:noHBand="0" w:noVBand="1"/>
      </w:tblPr>
      <w:tblGrid>
        <w:gridCol w:w="4675"/>
        <w:gridCol w:w="4675"/>
      </w:tblGrid>
      <w:tr w:rsidR="008C3410" w14:paraId="306A10B9" w14:textId="77777777" w:rsidTr="52CF2853">
        <w:tc>
          <w:tcPr>
            <w:tcW w:w="4675" w:type="dxa"/>
          </w:tcPr>
          <w:p w14:paraId="693372FE" w14:textId="4295C9D1" w:rsidR="008C3410" w:rsidRPr="00CA72BF" w:rsidRDefault="7C1D6B8B" w:rsidP="007F40ED">
            <w:pPr>
              <w:pStyle w:val="BodyText"/>
              <w:rPr>
                <w:b/>
                <w:bCs/>
              </w:rPr>
            </w:pPr>
            <w:commentRangeStart w:id="217"/>
            <w:commentRangeStart w:id="218"/>
            <w:commentRangeStart w:id="219"/>
            <w:r w:rsidRPr="52CF2853">
              <w:rPr>
                <w:b/>
                <w:bCs/>
              </w:rPr>
              <w:t>Role of a file</w:t>
            </w:r>
          </w:p>
        </w:tc>
        <w:tc>
          <w:tcPr>
            <w:tcW w:w="4675" w:type="dxa"/>
          </w:tcPr>
          <w:p w14:paraId="75CF6531" w14:textId="598FF86A" w:rsidR="008C3410" w:rsidRPr="00CA72BF" w:rsidRDefault="7C1D6B8B" w:rsidP="007F40ED">
            <w:pPr>
              <w:pStyle w:val="BodyText"/>
              <w:rPr>
                <w:b/>
                <w:bCs/>
              </w:rPr>
            </w:pPr>
            <w:r w:rsidRPr="52CF2853">
              <w:rPr>
                <w:b/>
                <w:bCs/>
              </w:rPr>
              <w:t>Accepted file format</w:t>
            </w:r>
            <w:commentRangeEnd w:id="217"/>
            <w:r w:rsidR="00CA72BF">
              <w:rPr>
                <w:rStyle w:val="CommentReference"/>
              </w:rPr>
              <w:commentReference w:id="217"/>
            </w:r>
            <w:commentRangeEnd w:id="218"/>
            <w:r w:rsidR="00CA72BF">
              <w:rPr>
                <w:rStyle w:val="CommentReference"/>
              </w:rPr>
              <w:commentReference w:id="218"/>
            </w:r>
            <w:r w:rsidR="00227C1E">
              <w:rPr>
                <w:rStyle w:val="CommentReference"/>
              </w:rPr>
              <w:commentReference w:id="219"/>
            </w:r>
          </w:p>
        </w:tc>
      </w:tr>
      <w:commentRangeEnd w:id="219"/>
      <w:tr w:rsidR="008C3410" w14:paraId="475C4970" w14:textId="77777777" w:rsidTr="52CF2853">
        <w:tc>
          <w:tcPr>
            <w:tcW w:w="4675" w:type="dxa"/>
          </w:tcPr>
          <w:p w14:paraId="70104FDD" w14:textId="70FFD499" w:rsidR="008C3410" w:rsidRDefault="00AD2A3B" w:rsidP="007F40ED">
            <w:pPr>
              <w:pStyle w:val="BodyText"/>
            </w:pPr>
            <w:r>
              <w:t xml:space="preserve">Narrative </w:t>
            </w:r>
            <w:r w:rsidR="00821A52">
              <w:t>expression</w:t>
            </w:r>
          </w:p>
        </w:tc>
        <w:tc>
          <w:tcPr>
            <w:tcW w:w="4675" w:type="dxa"/>
          </w:tcPr>
          <w:p w14:paraId="3CD4B624" w14:textId="6129131F" w:rsidR="008C3410" w:rsidRPr="00CA72BF" w:rsidRDefault="00CA72BF" w:rsidP="007F40ED">
            <w:pPr>
              <w:pStyle w:val="BodyText"/>
              <w:rPr>
                <w:i/>
                <w:iCs/>
              </w:rPr>
            </w:pPr>
            <w:r w:rsidRPr="00CA72BF">
              <w:rPr>
                <w:i/>
                <w:iCs/>
              </w:rPr>
              <w:t>docx</w:t>
            </w:r>
          </w:p>
        </w:tc>
      </w:tr>
      <w:tr w:rsidR="008C3410" w14:paraId="23C22F79" w14:textId="77777777" w:rsidTr="52CF2853">
        <w:tc>
          <w:tcPr>
            <w:tcW w:w="4675" w:type="dxa"/>
          </w:tcPr>
          <w:p w14:paraId="3A7A16AB" w14:textId="35323513" w:rsidR="008C3410" w:rsidRDefault="00461AB5" w:rsidP="007F40ED">
            <w:pPr>
              <w:pStyle w:val="BodyText"/>
            </w:pPr>
            <w:r>
              <w:t>Notebooks with code</w:t>
            </w:r>
          </w:p>
        </w:tc>
        <w:tc>
          <w:tcPr>
            <w:tcW w:w="4675" w:type="dxa"/>
          </w:tcPr>
          <w:p w14:paraId="78C474CF" w14:textId="46D39DA7" w:rsidR="008C3410" w:rsidRPr="00CA72BF" w:rsidRDefault="00CA72BF" w:rsidP="007F40ED">
            <w:pPr>
              <w:pStyle w:val="BodyText"/>
              <w:rPr>
                <w:i/>
                <w:iCs/>
              </w:rPr>
            </w:pPr>
            <w:proofErr w:type="spellStart"/>
            <w:r w:rsidRPr="00CA72BF">
              <w:rPr>
                <w:i/>
                <w:iCs/>
              </w:rPr>
              <w:t>ipynb</w:t>
            </w:r>
            <w:proofErr w:type="spellEnd"/>
          </w:p>
        </w:tc>
      </w:tr>
    </w:tbl>
    <w:p w14:paraId="259D3CAD" w14:textId="77777777" w:rsidR="007F40ED" w:rsidRDefault="007F40ED" w:rsidP="007F40ED">
      <w:pPr>
        <w:pStyle w:val="BodyText"/>
        <w:rPr>
          <w:ins w:id="221" w:author="Pawel KAMINSKI" w:date="2024-06-03T15:49:00Z"/>
        </w:rPr>
      </w:pPr>
    </w:p>
    <w:p w14:paraId="71CFE815" w14:textId="7A6F3E9D" w:rsidR="00AD6A6B" w:rsidRDefault="00AD6A6B" w:rsidP="007F40ED">
      <w:pPr>
        <w:pStyle w:val="BodyText"/>
        <w:rPr>
          <w:ins w:id="222" w:author="Pawel KAMINSKI" w:date="2024-06-03T15:49:00Z"/>
        </w:rPr>
      </w:pPr>
      <w:ins w:id="223" w:author="Pawel KAMINSKI" w:date="2024-06-03T15:49:00Z">
        <w:r>
          <w:t xml:space="preserve">In those </w:t>
        </w:r>
      </w:ins>
      <w:ins w:id="224" w:author="Pawel KAMINSKI" w:date="2024-06-03T15:50:00Z">
        <w:r>
          <w:t xml:space="preserve">files you can include </w:t>
        </w:r>
        <w:r w:rsidR="00D37674">
          <w:t xml:space="preserve">other assets, like images or videos, but you should remember to upload them to the </w:t>
        </w:r>
        <w:r w:rsidR="003B5E06">
          <w:t>`assets` folder and write a correct reference</w:t>
        </w:r>
      </w:ins>
      <w:ins w:id="225" w:author="Pawel KAMINSKI" w:date="2024-06-03T15:51:00Z">
        <w:r w:rsidR="003B5E06">
          <w:t xml:space="preserve"> to those files inside of `.docx` or `.</w:t>
        </w:r>
        <w:proofErr w:type="spellStart"/>
        <w:r w:rsidR="003B5E06">
          <w:t>ipynb</w:t>
        </w:r>
        <w:proofErr w:type="spellEnd"/>
        <w:r w:rsidR="003B5E06">
          <w:t>` file.</w:t>
        </w:r>
      </w:ins>
    </w:p>
    <w:p w14:paraId="575FDA80" w14:textId="77777777" w:rsidR="00AD6A6B" w:rsidRDefault="00AD6A6B" w:rsidP="007F40ED">
      <w:pPr>
        <w:pStyle w:val="BodyText"/>
        <w:rPr>
          <w:ins w:id="226" w:author="Pawel KAMINSKI" w:date="2024-06-03T15:49:00Z"/>
        </w:rPr>
      </w:pPr>
    </w:p>
    <w:tbl>
      <w:tblPr>
        <w:tblStyle w:val="TableGrid"/>
        <w:tblW w:w="0" w:type="auto"/>
        <w:tblLook w:val="04A0" w:firstRow="1" w:lastRow="0" w:firstColumn="1" w:lastColumn="0" w:noHBand="0" w:noVBand="1"/>
      </w:tblPr>
      <w:tblGrid>
        <w:gridCol w:w="4675"/>
        <w:gridCol w:w="4675"/>
      </w:tblGrid>
      <w:tr w:rsidR="003E42D9" w:rsidRPr="00CA72BF" w14:paraId="361B18EC" w14:textId="77777777" w:rsidTr="00515FFF">
        <w:trPr>
          <w:ins w:id="227" w:author="Pawel KAMINSKI" w:date="2024-12-19T12:56:00Z"/>
        </w:trPr>
        <w:tc>
          <w:tcPr>
            <w:tcW w:w="4675" w:type="dxa"/>
          </w:tcPr>
          <w:p w14:paraId="28812227" w14:textId="69AE8713" w:rsidR="003E42D9" w:rsidRDefault="003E42D9" w:rsidP="003E42D9">
            <w:pPr>
              <w:pStyle w:val="BodyText"/>
              <w:rPr>
                <w:ins w:id="228" w:author="Pawel KAMINSKI" w:date="2024-12-19T12:56:00Z"/>
              </w:rPr>
            </w:pPr>
            <w:ins w:id="229" w:author="Pawel KAMINSKI" w:date="2024-12-19T12:56:00Z">
              <w:r w:rsidRPr="52CF2853">
                <w:rPr>
                  <w:b/>
                  <w:bCs/>
                </w:rPr>
                <w:t>Role of a file</w:t>
              </w:r>
            </w:ins>
          </w:p>
        </w:tc>
        <w:tc>
          <w:tcPr>
            <w:tcW w:w="4675" w:type="dxa"/>
          </w:tcPr>
          <w:p w14:paraId="7D07FA52" w14:textId="55010565" w:rsidR="003E42D9" w:rsidRPr="004C0148" w:rsidRDefault="003E42D9" w:rsidP="003E42D9">
            <w:pPr>
              <w:pStyle w:val="BodyText"/>
              <w:rPr>
                <w:ins w:id="230" w:author="Pawel KAMINSKI" w:date="2024-12-19T12:56:00Z"/>
                <w:i/>
                <w:iCs/>
              </w:rPr>
            </w:pPr>
            <w:ins w:id="231" w:author="Pawel KAMINSKI" w:date="2024-12-19T12:56:00Z">
              <w:r w:rsidRPr="52CF2853">
                <w:rPr>
                  <w:b/>
                  <w:bCs/>
                </w:rPr>
                <w:t>Accepted file format</w:t>
              </w:r>
              <w:commentRangeStart w:id="232"/>
              <w:commentRangeEnd w:id="232"/>
              <w:r>
                <w:rPr>
                  <w:rStyle w:val="CommentReference"/>
                </w:rPr>
                <w:commentReference w:id="232"/>
              </w:r>
              <w:commentRangeStart w:id="233"/>
              <w:commentRangeEnd w:id="233"/>
              <w:r>
                <w:rPr>
                  <w:rStyle w:val="CommentReference"/>
                </w:rPr>
                <w:commentReference w:id="233"/>
              </w:r>
              <w:commentRangeStart w:id="235"/>
              <w:commentRangeEnd w:id="235"/>
              <w:r>
                <w:rPr>
                  <w:rStyle w:val="CommentReference"/>
                </w:rPr>
                <w:commentReference w:id="235"/>
              </w:r>
            </w:ins>
          </w:p>
        </w:tc>
      </w:tr>
      <w:tr w:rsidR="00AD6A6B" w:rsidRPr="00CA72BF" w14:paraId="73F2FCA1" w14:textId="77777777" w:rsidTr="00515FFF">
        <w:trPr>
          <w:ins w:id="236" w:author="Pawel KAMINSKI" w:date="2024-06-03T15:49:00Z"/>
        </w:trPr>
        <w:tc>
          <w:tcPr>
            <w:tcW w:w="4675" w:type="dxa"/>
          </w:tcPr>
          <w:p w14:paraId="3664B117" w14:textId="77777777" w:rsidR="00AD6A6B" w:rsidRDefault="00AD6A6B" w:rsidP="00515FFF">
            <w:pPr>
              <w:pStyle w:val="BodyText"/>
              <w:rPr>
                <w:ins w:id="237" w:author="Pawel KAMINSKI" w:date="2024-06-03T15:49:00Z"/>
              </w:rPr>
            </w:pPr>
            <w:ins w:id="238" w:author="Pawel KAMINSKI" w:date="2024-06-03T15:49:00Z">
              <w:r>
                <w:t>Illustrations</w:t>
              </w:r>
            </w:ins>
          </w:p>
        </w:tc>
        <w:tc>
          <w:tcPr>
            <w:tcW w:w="4675" w:type="dxa"/>
          </w:tcPr>
          <w:p w14:paraId="4FEA8B68" w14:textId="5C4B480D" w:rsidR="00AD6A6B" w:rsidRPr="00CA72BF" w:rsidRDefault="00AD6A6B" w:rsidP="00515FFF">
            <w:pPr>
              <w:pStyle w:val="BodyText"/>
              <w:rPr>
                <w:ins w:id="239" w:author="Pawel KAMINSKI" w:date="2024-06-03T15:49:00Z"/>
                <w:i/>
                <w:iCs/>
              </w:rPr>
            </w:pPr>
            <w:ins w:id="240" w:author="Pawel KAMINSKI" w:date="2024-06-03T15:49:00Z">
              <w:r w:rsidRPr="004C0148">
                <w:rPr>
                  <w:i/>
                  <w:iCs/>
                </w:rPr>
                <w:t>jpg, jpeg, ti</w:t>
              </w:r>
              <w:r>
                <w:rPr>
                  <w:i/>
                  <w:iCs/>
                </w:rPr>
                <w:t>f</w:t>
              </w:r>
              <w:r w:rsidRPr="004C0148">
                <w:rPr>
                  <w:i/>
                  <w:iCs/>
                </w:rPr>
                <w:t>f</w:t>
              </w:r>
            </w:ins>
            <w:ins w:id="241" w:author="Pawel KAMINSKI" w:date="2024-06-03T15:51:00Z">
              <w:r w:rsidR="005C64AA">
                <w:rPr>
                  <w:i/>
                  <w:iCs/>
                </w:rPr>
                <w:t>,</w:t>
              </w:r>
            </w:ins>
            <w:ins w:id="242" w:author="Pawel KAMINSKI" w:date="2024-06-03T15:49:00Z">
              <w:r w:rsidRPr="004C0148">
                <w:rPr>
                  <w:i/>
                  <w:iCs/>
                </w:rPr>
                <w:t xml:space="preserve"> </w:t>
              </w:r>
              <w:proofErr w:type="spellStart"/>
              <w:r w:rsidRPr="004C0148">
                <w:rPr>
                  <w:i/>
                  <w:iCs/>
                </w:rPr>
                <w:t>png</w:t>
              </w:r>
              <w:proofErr w:type="spellEnd"/>
            </w:ins>
          </w:p>
        </w:tc>
      </w:tr>
      <w:tr w:rsidR="00AD6A6B" w:rsidRPr="004C0148" w14:paraId="6E26927E" w14:textId="77777777" w:rsidTr="00515FFF">
        <w:trPr>
          <w:ins w:id="243" w:author="Pawel KAMINSKI" w:date="2024-06-03T15:49:00Z"/>
        </w:trPr>
        <w:tc>
          <w:tcPr>
            <w:tcW w:w="4675" w:type="dxa"/>
          </w:tcPr>
          <w:p w14:paraId="4BD2A340" w14:textId="77777777" w:rsidR="00AD6A6B" w:rsidRPr="00BE25DF" w:rsidRDefault="00AD6A6B" w:rsidP="00515FFF">
            <w:pPr>
              <w:pStyle w:val="BodyText"/>
              <w:rPr>
                <w:ins w:id="244" w:author="Pawel KAMINSKI" w:date="2024-06-03T15:49:00Z"/>
              </w:rPr>
            </w:pPr>
            <w:ins w:id="245" w:author="Pawel KAMINSKI" w:date="2024-06-03T15:49:00Z">
              <w:r w:rsidRPr="00BE25DF">
                <w:t>Video</w:t>
              </w:r>
            </w:ins>
          </w:p>
        </w:tc>
        <w:tc>
          <w:tcPr>
            <w:tcW w:w="4675" w:type="dxa"/>
          </w:tcPr>
          <w:p w14:paraId="6ACDA457" w14:textId="404ECDE8" w:rsidR="00AD6A6B" w:rsidRPr="00BE25DF" w:rsidRDefault="005C64AA" w:rsidP="00515FFF">
            <w:pPr>
              <w:pStyle w:val="BodyText"/>
              <w:rPr>
                <w:ins w:id="246" w:author="Pawel KAMINSKI" w:date="2024-06-03T15:49:00Z"/>
                <w:i/>
                <w:iCs/>
              </w:rPr>
            </w:pPr>
            <w:ins w:id="247" w:author="Pawel KAMINSKI" w:date="2024-06-03T15:51:00Z">
              <w:r w:rsidRPr="00BE25DF">
                <w:rPr>
                  <w:i/>
                  <w:iCs/>
                </w:rPr>
                <w:t>mp4</w:t>
              </w:r>
            </w:ins>
          </w:p>
        </w:tc>
      </w:tr>
      <w:tr w:rsidR="00AD6A6B" w:rsidRPr="004C0148" w14:paraId="7BD499E5" w14:textId="77777777" w:rsidTr="00515FFF">
        <w:trPr>
          <w:ins w:id="248" w:author="Pawel KAMINSKI" w:date="2024-06-03T15:49:00Z"/>
        </w:trPr>
        <w:tc>
          <w:tcPr>
            <w:tcW w:w="4675" w:type="dxa"/>
          </w:tcPr>
          <w:p w14:paraId="58CED366" w14:textId="0F202111" w:rsidR="00AD6A6B" w:rsidRDefault="005C64AA" w:rsidP="00515FFF">
            <w:pPr>
              <w:pStyle w:val="BodyText"/>
              <w:rPr>
                <w:ins w:id="249" w:author="Pawel KAMINSKI" w:date="2024-06-03T15:49:00Z"/>
              </w:rPr>
            </w:pPr>
            <w:ins w:id="250" w:author="Pawel KAMINSKI" w:date="2024-06-03T15:51:00Z">
              <w:r>
                <w:t>Interactive e</w:t>
              </w:r>
            </w:ins>
            <w:ins w:id="251" w:author="Pawel KAMINSKI" w:date="2024-06-03T15:49:00Z">
              <w:r w:rsidR="00AD6A6B">
                <w:t>lements</w:t>
              </w:r>
            </w:ins>
            <w:ins w:id="252" w:author="Pawel KAMINSKI" w:date="2024-06-03T15:51:00Z">
              <w:r>
                <w:t xml:space="preserve"> for the digital version</w:t>
              </w:r>
            </w:ins>
          </w:p>
        </w:tc>
        <w:tc>
          <w:tcPr>
            <w:tcW w:w="4675" w:type="dxa"/>
          </w:tcPr>
          <w:p w14:paraId="1190D1FD" w14:textId="3169611E" w:rsidR="00AD6A6B" w:rsidRPr="004C0148" w:rsidRDefault="005C64AA" w:rsidP="00515FFF">
            <w:pPr>
              <w:pStyle w:val="BodyText"/>
              <w:rPr>
                <w:ins w:id="253" w:author="Pawel KAMINSKI" w:date="2024-06-03T15:49:00Z"/>
                <w:i/>
                <w:iCs/>
              </w:rPr>
            </w:pPr>
            <w:ins w:id="254" w:author="Pawel KAMINSKI" w:date="2024-06-03T15:52:00Z">
              <w:r>
                <w:rPr>
                  <w:i/>
                  <w:iCs/>
                </w:rPr>
                <w:t>h</w:t>
              </w:r>
            </w:ins>
            <w:ins w:id="255" w:author="Pawel KAMINSKI" w:date="2024-06-03T15:49:00Z">
              <w:r w:rsidR="00AD6A6B">
                <w:rPr>
                  <w:i/>
                  <w:iCs/>
                </w:rPr>
                <w:t>tml</w:t>
              </w:r>
            </w:ins>
          </w:p>
        </w:tc>
      </w:tr>
    </w:tbl>
    <w:p w14:paraId="6C568216" w14:textId="77777777" w:rsidR="00AD6A6B" w:rsidRDefault="00AD6A6B" w:rsidP="007F40ED">
      <w:pPr>
        <w:pStyle w:val="BodyText"/>
        <w:rPr>
          <w:ins w:id="256" w:author="Pawel KAMINSKI" w:date="2024-06-03T15:52:00Z"/>
        </w:rPr>
      </w:pPr>
    </w:p>
    <w:p w14:paraId="69244DE3" w14:textId="5DDAFA97" w:rsidR="005C64AA" w:rsidRDefault="005C64AA" w:rsidP="007F40ED">
      <w:pPr>
        <w:pStyle w:val="BodyText"/>
        <w:rPr>
          <w:ins w:id="257" w:author="Pawel KAMINSKI" w:date="2026-03-16T15:07:00Z" w16du:dateUtc="2026-03-16T14:07:00Z"/>
        </w:rPr>
      </w:pPr>
      <w:ins w:id="258" w:author="Pawel KAMINSKI" w:date="2024-06-03T15:52:00Z">
        <w:r>
          <w:t xml:space="preserve">The `.html` files included in the `.docx` files can </w:t>
        </w:r>
      </w:ins>
      <w:ins w:id="259" w:author="Pawel KAMINSKI" w:date="2024-06-03T15:53:00Z">
        <w:r w:rsidR="00905C88">
          <w:t>contain references to other files in the `assets` directory, for example `.</w:t>
        </w:r>
        <w:proofErr w:type="spellStart"/>
        <w:r w:rsidR="00905C88">
          <w:t>js`</w:t>
        </w:r>
        <w:proofErr w:type="spellEnd"/>
        <w:r w:rsidR="00905C88">
          <w:t xml:space="preserve"> or `.</w:t>
        </w:r>
        <w:proofErr w:type="spellStart"/>
        <w:r w:rsidR="00905C88">
          <w:t>css</w:t>
        </w:r>
        <w:proofErr w:type="spellEnd"/>
        <w:r w:rsidR="00905C88">
          <w:t>`.</w:t>
        </w:r>
      </w:ins>
    </w:p>
    <w:p w14:paraId="3F6874B4" w14:textId="77777777" w:rsidR="00143A83" w:rsidRDefault="00143A83" w:rsidP="007F40ED">
      <w:pPr>
        <w:pStyle w:val="BodyText"/>
        <w:rPr>
          <w:ins w:id="260" w:author="Pawel KAMINSKI" w:date="2026-03-16T15:07:00Z" w16du:dateUtc="2026-03-16T14:07:00Z"/>
        </w:rPr>
      </w:pPr>
    </w:p>
    <w:p w14:paraId="2053CA8F" w14:textId="5EC21A6D" w:rsidR="00143A83" w:rsidRDefault="00143A83" w:rsidP="00143A83">
      <w:pPr>
        <w:pStyle w:val="BodyText"/>
        <w:rPr>
          <w:ins w:id="261" w:author="Pawel KAMINSKI" w:date="2024-06-03T15:49:00Z"/>
        </w:rPr>
      </w:pPr>
      <w:ins w:id="262" w:author="Pawel KAMINSKI" w:date="2026-03-16T15:07:00Z" w16du:dateUtc="2026-03-16T14:07:00Z">
        <w:r>
          <w:t>:::{important}</w:t>
        </w:r>
        <w:r>
          <w:br/>
          <w:t xml:space="preserve">Not every interactive element is supported. Please read the section </w:t>
        </w:r>
      </w:ins>
      <w:ins w:id="263" w:author="Pawel KAMINSKI" w:date="2026-03-16T16:54:00Z" w16du:dateUtc="2026-03-16T15:54:00Z">
        <w:r w:rsidR="00D77CF0">
          <w:fldChar w:fldCharType="begin"/>
        </w:r>
        <w:r w:rsidR="00D77CF0">
          <w:instrText>HYPERLINK "04_interactivity_in_docx.docx" \l "generalRemarksAndLimitations"</w:instrText>
        </w:r>
        <w:r w:rsidR="00D77CF0">
          <w:fldChar w:fldCharType="separate"/>
        </w:r>
        <w:r w:rsidR="00D77CF0" w:rsidRPr="00D77CF0">
          <w:rPr>
            <w:rStyle w:val="Hyperlink"/>
          </w:rPr>
          <w:t>on limitations of interactive objects in your digital book</w:t>
        </w:r>
        <w:r w:rsidR="00D77CF0">
          <w:fldChar w:fldCharType="end"/>
        </w:r>
      </w:ins>
      <w:ins w:id="264" w:author="Pawel KAMINSKI" w:date="2026-03-16T15:09:00Z" w16du:dateUtc="2026-03-16T14:09:00Z">
        <w:r>
          <w:t>.</w:t>
        </w:r>
      </w:ins>
      <w:ins w:id="265" w:author="Pawel KAMINSKI" w:date="2026-03-16T15:07:00Z" w16du:dateUtc="2026-03-16T14:07:00Z">
        <w:r>
          <w:br/>
          <w:t>:::</w:t>
        </w:r>
      </w:ins>
    </w:p>
    <w:p w14:paraId="48AE84D4" w14:textId="77777777" w:rsidR="00AD6A6B" w:rsidRDefault="00AD6A6B" w:rsidP="007F40ED">
      <w:pPr>
        <w:pStyle w:val="BodyText"/>
      </w:pPr>
    </w:p>
    <w:p w14:paraId="242EDA9A" w14:textId="2ED3BC33" w:rsidR="00C923F9" w:rsidRDefault="00C923F9" w:rsidP="00C923F9">
      <w:pPr>
        <w:pStyle w:val="Heading2"/>
      </w:pPr>
      <w:bookmarkStart w:id="266" w:name="_Ref224563373"/>
      <w:r>
        <w:t xml:space="preserve">Submission </w:t>
      </w:r>
      <w:del w:id="267" w:author="Pawel KAMINSKI" w:date="2024-06-03T12:41:00Z">
        <w:r w:rsidDel="00EB27BE">
          <w:delText>structure</w:delText>
        </w:r>
      </w:del>
      <w:ins w:id="268" w:author="Pawel KAMINSKI" w:date="2024-06-03T12:41:00Z">
        <w:r w:rsidR="00EB27BE">
          <w:t>Structure</w:t>
        </w:r>
      </w:ins>
      <w:bookmarkEnd w:id="266"/>
    </w:p>
    <w:p w14:paraId="6C862C6A" w14:textId="1AA4CC9D" w:rsidR="00C923F9" w:rsidDel="00EB522F" w:rsidRDefault="00C923F9" w:rsidP="00C923F9">
      <w:pPr>
        <w:pStyle w:val="BodyText"/>
        <w:rPr>
          <w:del w:id="269" w:author="Pawel KAMINSKI" w:date="2026-03-16T14:41:00Z" w16du:dateUtc="2026-03-16T13:41:00Z"/>
        </w:rPr>
      </w:pPr>
      <w:del w:id="270" w:author="Pawel KAMINSKI" w:date="2026-03-16T14:41:00Z" w16du:dateUtc="2026-03-16T13:41:00Z">
        <w:r w:rsidDel="00EB522F">
          <w:delText xml:space="preserve">:::{tip} </w:delText>
        </w:r>
        <w:r w:rsidDel="00EB522F">
          <w:br/>
          <w:delText xml:space="preserve">Submitting your book as a one file can result in unexpected behaviors. We recommend the authors to split the manuscript </w:delText>
        </w:r>
        <w:r w:rsidR="7FA24A6A" w:rsidDel="00EB522F">
          <w:delText>into</w:delText>
        </w:r>
        <w:r w:rsidDel="00EB522F">
          <w:delText xml:space="preserve"> logical parts that reflect </w:delText>
        </w:r>
        <w:r w:rsidR="4121DB9B" w:rsidDel="00EB522F">
          <w:delText>an internal</w:delText>
        </w:r>
        <w:r w:rsidDel="00EB522F">
          <w:delText xml:space="preserve"> structure of a book. For example, each chapter can be its own file.</w:delText>
        </w:r>
        <w:r w:rsidDel="00EB522F">
          <w:br/>
          <w:delText>:::</w:delText>
        </w:r>
      </w:del>
    </w:p>
    <w:p w14:paraId="78D70C02" w14:textId="55572A13" w:rsidR="00C923F9" w:rsidRDefault="00EE22E3" w:rsidP="007F40ED">
      <w:pPr>
        <w:pStyle w:val="BodyText"/>
      </w:pPr>
      <w:r>
        <w:t xml:space="preserve">As an author, you are required to upload a </w:t>
      </w:r>
      <w:commentRangeStart w:id="271"/>
      <w:commentRangeStart w:id="272"/>
      <w:r>
        <w:t>package</w:t>
      </w:r>
      <w:commentRangeEnd w:id="271"/>
      <w:r>
        <w:rPr>
          <w:rStyle w:val="CommentReference"/>
        </w:rPr>
        <w:commentReference w:id="271"/>
      </w:r>
      <w:commentRangeEnd w:id="272"/>
      <w:r>
        <w:rPr>
          <w:rStyle w:val="CommentReference"/>
        </w:rPr>
        <w:commentReference w:id="272"/>
      </w:r>
      <w:r>
        <w:t xml:space="preserve"> of a following structure:</w:t>
      </w:r>
    </w:p>
    <w:p w14:paraId="4E505EE4"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7C551F93"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p>
    <w:p w14:paraId="68A946EE" w14:textId="080175C6" w:rsidR="006B1107" w:rsidDel="00351182"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del w:id="273" w:author="Pawel KAMINSKI" w:date="2024-06-17T11:15:00Z"/>
          <w:rStyle w:val="HTMLCode"/>
          <w:color w:val="737373"/>
          <w:sz w:val="17"/>
          <w:szCs w:val="17"/>
          <w:shd w:val="clear" w:color="auto" w:fill="FFFFFF"/>
        </w:rPr>
      </w:pPr>
      <w:del w:id="274" w:author="Pawel KAMINSKI" w:date="2024-06-17T11:15:00Z">
        <w:r w:rsidDel="00351182">
          <w:rPr>
            <w:rStyle w:val="HTMLCode"/>
            <w:color w:val="737373"/>
            <w:sz w:val="17"/>
            <w:szCs w:val="17"/>
            <w:shd w:val="clear" w:color="auto" w:fill="FFFFFF"/>
          </w:rPr>
          <w:delText>├── _settings</w:delText>
        </w:r>
        <w:r w:rsidDel="00351182">
          <w:rPr>
            <w:rStyle w:val="hljs-selector-class"/>
            <w:color w:val="007700"/>
            <w:sz w:val="17"/>
            <w:szCs w:val="17"/>
            <w:shd w:val="clear" w:color="auto" w:fill="FFFFFF"/>
          </w:rPr>
          <w:delText>.html</w:delText>
        </w:r>
      </w:del>
    </w:p>
    <w:p w14:paraId="41131478"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01_part_of_book</w:t>
      </w:r>
      <w:r>
        <w:rPr>
          <w:rStyle w:val="hljs-selector-class"/>
          <w:color w:val="007700"/>
          <w:sz w:val="17"/>
          <w:szCs w:val="17"/>
          <w:shd w:val="clear" w:color="auto" w:fill="FFFFFF"/>
        </w:rPr>
        <w:t>.docx</w:t>
      </w:r>
    </w:p>
    <w:p w14:paraId="14050AAD"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02_part_of_book</w:t>
      </w:r>
      <w:r>
        <w:rPr>
          <w:rStyle w:val="hljs-selector-class"/>
          <w:color w:val="007700"/>
          <w:sz w:val="17"/>
          <w:szCs w:val="17"/>
          <w:shd w:val="clear" w:color="auto" w:fill="FFFFFF"/>
        </w:rPr>
        <w:t>.docx</w:t>
      </w:r>
    </w:p>
    <w:p w14:paraId="2077427A"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03_part_of_book</w:t>
      </w:r>
      <w:r>
        <w:rPr>
          <w:rStyle w:val="hljs-selector-class"/>
          <w:color w:val="007700"/>
          <w:sz w:val="17"/>
          <w:szCs w:val="17"/>
          <w:shd w:val="clear" w:color="auto" w:fill="FFFFFF"/>
        </w:rPr>
        <w:t>.docx</w:t>
      </w:r>
    </w:p>
    <w:p w14:paraId="1A3DFB91" w14:textId="01B4885D" w:rsidR="006B1107" w:rsidRDefault="00F22DBB"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r w:rsidR="006B1107">
        <w:rPr>
          <w:rStyle w:val="HTMLCode"/>
          <w:color w:val="737373"/>
          <w:sz w:val="17"/>
          <w:szCs w:val="17"/>
          <w:shd w:val="clear" w:color="auto" w:fill="FFFFFF"/>
        </w:rPr>
        <w:t>── assets/</w:t>
      </w:r>
    </w:p>
    <w:p w14:paraId="56E8BAD2" w14:textId="29A169F0" w:rsidR="006B1107" w:rsidRDefault="00F22DBB"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6B1107">
        <w:rPr>
          <w:rStyle w:val="HTMLCode"/>
          <w:color w:val="737373"/>
          <w:sz w:val="17"/>
          <w:szCs w:val="17"/>
          <w:shd w:val="clear" w:color="auto" w:fill="FFFFFF"/>
        </w:rPr>
        <w:t xml:space="preserve">   ├── img-filename</w:t>
      </w:r>
      <w:r w:rsidR="006B1107">
        <w:rPr>
          <w:rStyle w:val="hljs-selector-class"/>
          <w:color w:val="007700"/>
          <w:sz w:val="17"/>
          <w:szCs w:val="17"/>
          <w:shd w:val="clear" w:color="auto" w:fill="FFFFFF"/>
        </w:rPr>
        <w:t>.jpg</w:t>
      </w:r>
    </w:p>
    <w:p w14:paraId="66828832" w14:textId="0E9E4E65"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F22DBB">
        <w:rPr>
          <w:rStyle w:val="HTMLCode"/>
          <w:color w:val="737373"/>
          <w:sz w:val="17"/>
          <w:szCs w:val="17"/>
          <w:shd w:val="clear" w:color="auto" w:fill="FFFFFF"/>
        </w:rPr>
        <w:t xml:space="preserve"> </w:t>
      </w:r>
      <w:r>
        <w:rPr>
          <w:rStyle w:val="HTMLCode"/>
          <w:color w:val="737373"/>
          <w:sz w:val="17"/>
          <w:szCs w:val="17"/>
          <w:shd w:val="clear" w:color="auto" w:fill="FFFFFF"/>
        </w:rPr>
        <w:t xml:space="preserve">  </w:t>
      </w:r>
      <w:r w:rsidR="00B8369A">
        <w:rPr>
          <w:rStyle w:val="HTMLCode"/>
          <w:color w:val="737373"/>
          <w:sz w:val="17"/>
          <w:szCs w:val="17"/>
          <w:shd w:val="clear" w:color="auto" w:fill="FFFFFF"/>
        </w:rPr>
        <w:t>├</w:t>
      </w:r>
      <w:r>
        <w:rPr>
          <w:rStyle w:val="HTMLCode"/>
          <w:color w:val="737373"/>
          <w:sz w:val="17"/>
          <w:szCs w:val="17"/>
          <w:shd w:val="clear" w:color="auto" w:fill="FFFFFF"/>
        </w:rPr>
        <w:t xml:space="preserve">── </w:t>
      </w:r>
      <w:r w:rsidRPr="004D0397">
        <w:rPr>
          <w:rStyle w:val="hljs-selector-tag"/>
          <w:color w:val="009999"/>
          <w:sz w:val="17"/>
          <w:szCs w:val="17"/>
          <w:shd w:val="clear" w:color="auto" w:fill="FFFFFF"/>
        </w:rPr>
        <w:t>video</w:t>
      </w:r>
      <w:r>
        <w:rPr>
          <w:rStyle w:val="HTMLCode"/>
          <w:color w:val="737373"/>
          <w:sz w:val="17"/>
          <w:szCs w:val="17"/>
          <w:shd w:val="clear" w:color="auto" w:fill="FFFFFF"/>
        </w:rPr>
        <w:t>-filename</w:t>
      </w:r>
      <w:r>
        <w:rPr>
          <w:rStyle w:val="hljs-selector-class"/>
          <w:color w:val="007700"/>
          <w:sz w:val="17"/>
          <w:szCs w:val="17"/>
          <w:shd w:val="clear" w:color="auto" w:fill="FFFFFF"/>
        </w:rPr>
        <w:t>.mp4</w:t>
      </w:r>
    </w:p>
    <w:p w14:paraId="4CA472A9"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rStyle w:val="hljs-selector-class"/>
          <w:color w:val="007700"/>
          <w:sz w:val="17"/>
          <w:szCs w:val="17"/>
          <w:shd w:val="clear" w:color="auto" w:fill="FFFFFF"/>
        </w:rPr>
      </w:pPr>
      <w:r>
        <w:rPr>
          <w:rStyle w:val="HTMLCode"/>
          <w:color w:val="737373"/>
          <w:sz w:val="17"/>
          <w:szCs w:val="17"/>
          <w:shd w:val="clear" w:color="auto" w:fill="FFFFFF"/>
        </w:rPr>
        <w:t xml:space="preserve">    └── data-filename</w:t>
      </w:r>
      <w:r>
        <w:rPr>
          <w:rStyle w:val="hljs-selector-class"/>
          <w:color w:val="007700"/>
          <w:sz w:val="17"/>
          <w:szCs w:val="17"/>
          <w:shd w:val="clear" w:color="auto" w:fill="FFFFFF"/>
        </w:rPr>
        <w:t>.csv</w:t>
      </w:r>
    </w:p>
    <w:p w14:paraId="5BCF950F" w14:textId="77777777" w:rsidR="006B1107" w:rsidRDefault="006B1107" w:rsidP="006B1107">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65D6BC39" w14:textId="77777777" w:rsidR="004A5163" w:rsidRDefault="00B665B7" w:rsidP="005C62AE">
      <w:pPr>
        <w:pStyle w:val="BodyText"/>
        <w:jc w:val="both"/>
      </w:pPr>
      <w:r>
        <w:t>Note that every submission must have</w:t>
      </w:r>
      <w:r w:rsidR="004A5163">
        <w:t>:</w:t>
      </w:r>
    </w:p>
    <w:p w14:paraId="020CEAC8" w14:textId="5D95198C" w:rsidR="004A5163" w:rsidDel="00351182" w:rsidRDefault="00B665B7" w:rsidP="005C62AE">
      <w:pPr>
        <w:pStyle w:val="BodyText"/>
        <w:numPr>
          <w:ilvl w:val="0"/>
          <w:numId w:val="37"/>
        </w:numPr>
        <w:jc w:val="both"/>
        <w:rPr>
          <w:del w:id="275" w:author="Pawel KAMINSKI" w:date="2024-06-17T11:15:00Z"/>
        </w:rPr>
      </w:pPr>
      <w:del w:id="276" w:author="Pawel KAMINSKI" w:date="2024-06-17T11:15:00Z">
        <w:r w:rsidDel="00351182">
          <w:delText xml:space="preserve">a </w:delText>
        </w:r>
        <w:r w:rsidR="00BD4618" w:rsidDel="00351182">
          <w:delText>`</w:delText>
        </w:r>
        <w:r w:rsidRPr="004F0E74" w:rsidDel="00351182">
          <w:delText>_settings.html</w:delText>
        </w:r>
        <w:r w:rsidR="00BD4618" w:rsidRPr="004F0E74" w:rsidDel="00351182">
          <w:delText>`</w:delText>
        </w:r>
        <w:r w:rsidDel="00351182">
          <w:delText xml:space="preserve"> file</w:delText>
        </w:r>
        <w:r w:rsidR="00AF7E32" w:rsidDel="00351182">
          <w:delText>,</w:delText>
        </w:r>
      </w:del>
    </w:p>
    <w:p w14:paraId="2214F560" w14:textId="77777777" w:rsidR="004A5163" w:rsidRDefault="00AF7E32" w:rsidP="005C62AE">
      <w:pPr>
        <w:pStyle w:val="BodyText"/>
        <w:numPr>
          <w:ilvl w:val="0"/>
          <w:numId w:val="37"/>
        </w:numPr>
        <w:jc w:val="both"/>
      </w:pPr>
      <w:r>
        <w:t xml:space="preserve">parts of the book written in </w:t>
      </w:r>
      <w:r w:rsidR="00A62854">
        <w:t>`.docx` or `.</w:t>
      </w:r>
      <w:proofErr w:type="spellStart"/>
      <w:r w:rsidR="00A62854">
        <w:t>ipynb</w:t>
      </w:r>
      <w:proofErr w:type="spellEnd"/>
      <w:r w:rsidR="00A62854">
        <w:t>` format and</w:t>
      </w:r>
    </w:p>
    <w:p w14:paraId="40BA809A" w14:textId="54DB2789" w:rsidR="00B665B7" w:rsidRDefault="00A62854" w:rsidP="005C62AE">
      <w:pPr>
        <w:pStyle w:val="BodyText"/>
        <w:numPr>
          <w:ilvl w:val="0"/>
          <w:numId w:val="37"/>
        </w:numPr>
        <w:jc w:val="both"/>
      </w:pPr>
      <w:r>
        <w:t xml:space="preserve">all the objects </w:t>
      </w:r>
      <w:r w:rsidR="009D686D">
        <w:t xml:space="preserve">(images, videos, files with data) </w:t>
      </w:r>
      <w:r w:rsidR="004F0E74">
        <w:t>used in the manuscript in a separate folder called `assets`.</w:t>
      </w:r>
    </w:p>
    <w:p w14:paraId="5E5E4C08" w14:textId="77777777" w:rsidR="00FC2954" w:rsidRDefault="00FC2954" w:rsidP="005C62AE">
      <w:pPr>
        <w:pStyle w:val="BodyText"/>
        <w:jc w:val="both"/>
        <w:rPr>
          <w:ins w:id="277" w:author="Pawel KAMINSKI" w:date="2026-03-16T14:43:00Z" w16du:dateUtc="2026-03-16T13:43:00Z"/>
        </w:rPr>
      </w:pPr>
    </w:p>
    <w:p w14:paraId="45096C45" w14:textId="387D8106" w:rsidR="00FC2954" w:rsidRDefault="00FC2954">
      <w:pPr>
        <w:pStyle w:val="BodyText"/>
        <w:jc w:val="both"/>
        <w:rPr>
          <w:ins w:id="278" w:author="Pawel KAMINSKI" w:date="2026-03-16T14:43:00Z" w16du:dateUtc="2026-03-16T13:43:00Z"/>
        </w:rPr>
        <w:pPrChange w:id="279" w:author="Pawel KAMINSKI" w:date="2026-03-16T14:44:00Z" w16du:dateUtc="2026-03-16T13:44:00Z">
          <w:pPr>
            <w:pStyle w:val="BodyText"/>
          </w:pPr>
        </w:pPrChange>
      </w:pPr>
      <w:ins w:id="280" w:author="Pawel KAMINSKI" w:date="2026-03-16T14:43:00Z" w16du:dateUtc="2026-03-16T13:43:00Z">
        <w:r>
          <w:t>Single-author manuscripts can be contained in one file</w:t>
        </w:r>
        <w:r w:rsidR="003D70A7">
          <w:t xml:space="preserve">. Then, the </w:t>
        </w:r>
      </w:ins>
      <w:ins w:id="281" w:author="Pawel KAMINSKI" w:date="2026-03-16T14:44:00Z" w16du:dateUtc="2026-03-16T13:44:00Z">
        <w:r w:rsidR="003D70A7">
          <w:t>file structure should look  as follows</w:t>
        </w:r>
      </w:ins>
      <w:ins w:id="282" w:author="Pawel KAMINSKI" w:date="2026-03-16T14:43:00Z" w16du:dateUtc="2026-03-16T13:43:00Z">
        <w:r>
          <w:t>:</w:t>
        </w:r>
      </w:ins>
    </w:p>
    <w:p w14:paraId="158B645E"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83" w:author="Pawel KAMINSKI" w:date="2026-03-16T14:43:00Z" w16du:dateUtc="2026-03-16T13:43:00Z"/>
          <w:rStyle w:val="HTMLCode"/>
          <w:color w:val="737373"/>
          <w:sz w:val="17"/>
          <w:szCs w:val="17"/>
          <w:shd w:val="clear" w:color="auto" w:fill="FFFFFF"/>
        </w:rPr>
      </w:pPr>
      <w:ins w:id="284" w:author="Pawel KAMINSKI" w:date="2026-03-16T14:43:00Z" w16du:dateUtc="2026-03-16T13:43:00Z">
        <w:r w:rsidRPr="00F705E6">
          <w:rPr>
            <w:rStyle w:val="HTMLCode"/>
            <w:color w:val="737373"/>
            <w:sz w:val="17"/>
            <w:szCs w:val="17"/>
            <w:shd w:val="clear" w:color="auto" w:fill="FFFFFF"/>
          </w:rPr>
          <w:t>:::{code}</w:t>
        </w:r>
      </w:ins>
    </w:p>
    <w:p w14:paraId="1F9620B3"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85" w:author="Pawel KAMINSKI" w:date="2026-03-16T14:43:00Z" w16du:dateUtc="2026-03-16T13:43:00Z"/>
          <w:rStyle w:val="HTMLCode"/>
          <w:color w:val="737373"/>
          <w:sz w:val="17"/>
          <w:szCs w:val="17"/>
          <w:shd w:val="clear" w:color="auto" w:fill="FFFFFF"/>
        </w:rPr>
      </w:pPr>
      <w:ins w:id="286" w:author="Pawel KAMINSKI" w:date="2026-03-16T14:43:00Z" w16du:dateUtc="2026-03-16T13:43:00Z">
        <w:r>
          <w:rPr>
            <w:rStyle w:val="HTMLCode"/>
            <w:color w:val="737373"/>
            <w:sz w:val="17"/>
            <w:szCs w:val="17"/>
            <w:shd w:val="clear" w:color="auto" w:fill="FFFFFF"/>
          </w:rPr>
          <w:t>.</w:t>
        </w:r>
      </w:ins>
    </w:p>
    <w:p w14:paraId="5D712F7E" w14:textId="26C9CE32"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87" w:author="Pawel KAMINSKI" w:date="2026-03-16T14:43:00Z" w16du:dateUtc="2026-03-16T13:43:00Z"/>
          <w:rStyle w:val="HTMLCode"/>
          <w:color w:val="737373"/>
          <w:sz w:val="17"/>
          <w:szCs w:val="17"/>
          <w:shd w:val="clear" w:color="auto" w:fill="FFFFFF"/>
        </w:rPr>
      </w:pPr>
      <w:ins w:id="288" w:author="Pawel KAMINSKI" w:date="2026-03-16T14:43:00Z" w16du:dateUtc="2026-03-16T13:43:00Z">
        <w:r>
          <w:rPr>
            <w:rStyle w:val="HTMLCode"/>
            <w:color w:val="737373"/>
            <w:sz w:val="17"/>
            <w:szCs w:val="17"/>
            <w:shd w:val="clear" w:color="auto" w:fill="FFFFFF"/>
          </w:rPr>
          <w:t xml:space="preserve">├── </w:t>
        </w:r>
      </w:ins>
      <w:ins w:id="289" w:author="Pawel KAMINSKI" w:date="2026-03-16T14:44:00Z" w16du:dateUtc="2026-03-16T13:44:00Z">
        <w:r w:rsidR="003D70A7">
          <w:rPr>
            <w:rStyle w:val="HTMLCode"/>
            <w:color w:val="737373"/>
            <w:sz w:val="17"/>
            <w:szCs w:val="17"/>
            <w:shd w:val="clear" w:color="auto" w:fill="FFFFFF"/>
          </w:rPr>
          <w:t>manuscript</w:t>
        </w:r>
      </w:ins>
      <w:ins w:id="290" w:author="Pawel KAMINSKI" w:date="2026-03-16T14:43:00Z" w16du:dateUtc="2026-03-16T13:43:00Z">
        <w:r>
          <w:rPr>
            <w:rStyle w:val="hljs-selector-class"/>
            <w:color w:val="007700"/>
            <w:sz w:val="17"/>
            <w:szCs w:val="17"/>
            <w:shd w:val="clear" w:color="auto" w:fill="FFFFFF"/>
          </w:rPr>
          <w:t>.docx</w:t>
        </w:r>
      </w:ins>
    </w:p>
    <w:p w14:paraId="63905C73"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91" w:author="Pawel KAMINSKI" w:date="2026-03-16T14:43:00Z" w16du:dateUtc="2026-03-16T13:43:00Z"/>
          <w:rStyle w:val="HTMLCode"/>
          <w:color w:val="737373"/>
          <w:sz w:val="17"/>
          <w:szCs w:val="17"/>
          <w:shd w:val="clear" w:color="auto" w:fill="FFFFFF"/>
        </w:rPr>
      </w:pPr>
      <w:ins w:id="292" w:author="Pawel KAMINSKI" w:date="2026-03-16T14:43:00Z" w16du:dateUtc="2026-03-16T13:43:00Z">
        <w:r>
          <w:rPr>
            <w:rStyle w:val="HTMLCode"/>
            <w:color w:val="737373"/>
            <w:sz w:val="17"/>
            <w:szCs w:val="17"/>
            <w:shd w:val="clear" w:color="auto" w:fill="FFFFFF"/>
          </w:rPr>
          <w:t>└── assets/</w:t>
        </w:r>
      </w:ins>
    </w:p>
    <w:p w14:paraId="3437994B"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93" w:author="Pawel KAMINSKI" w:date="2026-03-16T14:43:00Z" w16du:dateUtc="2026-03-16T13:43:00Z"/>
          <w:rStyle w:val="HTMLCode"/>
          <w:color w:val="737373"/>
          <w:sz w:val="17"/>
          <w:szCs w:val="17"/>
          <w:shd w:val="clear" w:color="auto" w:fill="FFFFFF"/>
        </w:rPr>
      </w:pPr>
      <w:ins w:id="294" w:author="Pawel KAMINSKI" w:date="2026-03-16T14:43:00Z" w16du:dateUtc="2026-03-16T13:43:00Z">
        <w:r>
          <w:rPr>
            <w:rStyle w:val="HTMLCode"/>
            <w:color w:val="737373"/>
            <w:sz w:val="17"/>
            <w:szCs w:val="17"/>
            <w:shd w:val="clear" w:color="auto" w:fill="FFFFFF"/>
          </w:rPr>
          <w:t xml:space="preserve">    ├── img-filename</w:t>
        </w:r>
        <w:r>
          <w:rPr>
            <w:rStyle w:val="hljs-selector-class"/>
            <w:color w:val="007700"/>
            <w:sz w:val="17"/>
            <w:szCs w:val="17"/>
            <w:shd w:val="clear" w:color="auto" w:fill="FFFFFF"/>
          </w:rPr>
          <w:t>.jpg</w:t>
        </w:r>
      </w:ins>
    </w:p>
    <w:p w14:paraId="5400B334"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95" w:author="Pawel KAMINSKI" w:date="2026-03-16T14:43:00Z" w16du:dateUtc="2026-03-16T13:43:00Z"/>
          <w:rStyle w:val="HTMLCode"/>
          <w:color w:val="737373"/>
          <w:sz w:val="17"/>
          <w:szCs w:val="17"/>
          <w:shd w:val="clear" w:color="auto" w:fill="FFFFFF"/>
        </w:rPr>
      </w:pPr>
      <w:ins w:id="296" w:author="Pawel KAMINSKI" w:date="2026-03-16T14:43:00Z" w16du:dateUtc="2026-03-16T13:43:00Z">
        <w:r>
          <w:rPr>
            <w:rStyle w:val="HTMLCode"/>
            <w:color w:val="737373"/>
            <w:sz w:val="17"/>
            <w:szCs w:val="17"/>
            <w:shd w:val="clear" w:color="auto" w:fill="FFFFFF"/>
          </w:rPr>
          <w:t xml:space="preserve">    ├── </w:t>
        </w:r>
        <w:r w:rsidRPr="004D0397">
          <w:rPr>
            <w:rStyle w:val="hljs-selector-tag"/>
            <w:color w:val="009999"/>
            <w:sz w:val="17"/>
            <w:szCs w:val="17"/>
            <w:shd w:val="clear" w:color="auto" w:fill="FFFFFF"/>
          </w:rPr>
          <w:t>video</w:t>
        </w:r>
        <w:r>
          <w:rPr>
            <w:rStyle w:val="HTMLCode"/>
            <w:color w:val="737373"/>
            <w:sz w:val="17"/>
            <w:szCs w:val="17"/>
            <w:shd w:val="clear" w:color="auto" w:fill="FFFFFF"/>
          </w:rPr>
          <w:t>-filename</w:t>
        </w:r>
        <w:r>
          <w:rPr>
            <w:rStyle w:val="hljs-selector-class"/>
            <w:color w:val="007700"/>
            <w:sz w:val="17"/>
            <w:szCs w:val="17"/>
            <w:shd w:val="clear" w:color="auto" w:fill="FFFFFF"/>
          </w:rPr>
          <w:t>.mp4</w:t>
        </w:r>
      </w:ins>
    </w:p>
    <w:p w14:paraId="39E7AD61"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97" w:author="Pawel KAMINSKI" w:date="2026-03-16T14:43:00Z" w16du:dateUtc="2026-03-16T13:43:00Z"/>
          <w:rStyle w:val="hljs-selector-class"/>
          <w:color w:val="007700"/>
          <w:sz w:val="17"/>
          <w:szCs w:val="17"/>
          <w:shd w:val="clear" w:color="auto" w:fill="FFFFFF"/>
        </w:rPr>
      </w:pPr>
      <w:ins w:id="298" w:author="Pawel KAMINSKI" w:date="2026-03-16T14:43:00Z" w16du:dateUtc="2026-03-16T13:43:00Z">
        <w:r>
          <w:rPr>
            <w:rStyle w:val="HTMLCode"/>
            <w:color w:val="737373"/>
            <w:sz w:val="17"/>
            <w:szCs w:val="17"/>
            <w:shd w:val="clear" w:color="auto" w:fill="FFFFFF"/>
          </w:rPr>
          <w:t xml:space="preserve">    └── data-filename</w:t>
        </w:r>
        <w:r>
          <w:rPr>
            <w:rStyle w:val="hljs-selector-class"/>
            <w:color w:val="007700"/>
            <w:sz w:val="17"/>
            <w:szCs w:val="17"/>
            <w:shd w:val="clear" w:color="auto" w:fill="FFFFFF"/>
          </w:rPr>
          <w:t>.csv</w:t>
        </w:r>
      </w:ins>
    </w:p>
    <w:p w14:paraId="07F333C4" w14:textId="77777777" w:rsidR="00FC2954" w:rsidRDefault="00FC2954" w:rsidP="00FC2954">
      <w:pPr>
        <w:pStyle w:val="HTMLPreformatted"/>
        <w:pBdr>
          <w:top w:val="single" w:sz="6" w:space="11" w:color="D9D9D9"/>
          <w:left w:val="single" w:sz="6" w:space="11" w:color="D9D9D9"/>
          <w:bottom w:val="single" w:sz="6" w:space="11" w:color="D9D9D9"/>
          <w:right w:val="single" w:sz="6" w:space="11" w:color="D9D9D9"/>
        </w:pBdr>
        <w:spacing w:line="240" w:lineRule="atLeast"/>
        <w:rPr>
          <w:ins w:id="299" w:author="Pawel KAMINSKI" w:date="2026-03-16T14:43:00Z" w16du:dateUtc="2026-03-16T13:43:00Z"/>
          <w:color w:val="737373"/>
          <w:sz w:val="17"/>
          <w:szCs w:val="17"/>
        </w:rPr>
      </w:pPr>
      <w:ins w:id="300" w:author="Pawel KAMINSKI" w:date="2026-03-16T14:43:00Z" w16du:dateUtc="2026-03-16T13:43:00Z">
        <w:r>
          <w:rPr>
            <w:rStyle w:val="hljs-selector-class"/>
            <w:color w:val="007700"/>
            <w:sz w:val="17"/>
            <w:szCs w:val="17"/>
            <w:shd w:val="clear" w:color="auto" w:fill="FFFFFF"/>
          </w:rPr>
          <w:t>:::</w:t>
        </w:r>
      </w:ins>
    </w:p>
    <w:p w14:paraId="154E53A4" w14:textId="77777777" w:rsidR="003D70A7" w:rsidRDefault="003D70A7" w:rsidP="005C62AE">
      <w:pPr>
        <w:pStyle w:val="BodyText"/>
        <w:jc w:val="both"/>
        <w:rPr>
          <w:ins w:id="301" w:author="Pawel KAMINSKI" w:date="2026-03-16T14:44:00Z" w16du:dateUtc="2026-03-16T13:44:00Z"/>
        </w:rPr>
      </w:pPr>
    </w:p>
    <w:p w14:paraId="45964E38" w14:textId="398A9A4D" w:rsidR="006B1107" w:rsidRDefault="009D686D" w:rsidP="005C62AE">
      <w:pPr>
        <w:pStyle w:val="BodyText"/>
        <w:jc w:val="both"/>
      </w:pPr>
      <w:r>
        <w:lastRenderedPageBreak/>
        <w:t>Note that y</w:t>
      </w:r>
      <w:r w:rsidR="00B665B7">
        <w:t>ou have some flexibility when it comes to nesting files</w:t>
      </w:r>
      <w:r>
        <w:t xml:space="preserve"> in the `assets` folder.</w:t>
      </w:r>
      <w:r w:rsidR="00E87508">
        <w:t xml:space="preserve"> For example, </w:t>
      </w:r>
      <w:r w:rsidR="004200A4">
        <w:t>when writing a long</w:t>
      </w:r>
      <w:r w:rsidR="00E87508">
        <w:t xml:space="preserve"> </w:t>
      </w:r>
      <w:r w:rsidR="6361BD1A">
        <w:t>book,</w:t>
      </w:r>
      <w:r w:rsidR="00E87508">
        <w:t xml:space="preserve"> it is recommended to </w:t>
      </w:r>
      <w:r w:rsidR="008D436A">
        <w:t>divide</w:t>
      </w:r>
      <w:r w:rsidR="00384EE3">
        <w:t xml:space="preserve"> objects </w:t>
      </w:r>
      <w:r w:rsidR="008D436A">
        <w:t xml:space="preserve">by chapters in which they were </w:t>
      </w:r>
      <w:r w:rsidR="004200A4">
        <w:t>referenced</w:t>
      </w:r>
      <w:r w:rsidR="008D436A">
        <w:t>.</w:t>
      </w:r>
    </w:p>
    <w:p w14:paraId="58E8200B" w14:textId="77777777"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5C2239E9" w14:textId="77777777"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p>
    <w:p w14:paraId="28147969" w14:textId="1E551766" w:rsidR="00B8369A" w:rsidDel="00351182"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del w:id="302" w:author="Pawel KAMINSKI" w:date="2024-06-17T11:15:00Z"/>
          <w:rStyle w:val="HTMLCode"/>
          <w:color w:val="737373"/>
          <w:sz w:val="17"/>
          <w:szCs w:val="17"/>
          <w:shd w:val="clear" w:color="auto" w:fill="FFFFFF"/>
        </w:rPr>
      </w:pPr>
      <w:del w:id="303" w:author="Pawel KAMINSKI" w:date="2024-06-17T11:15:00Z">
        <w:r w:rsidDel="00351182">
          <w:rPr>
            <w:rStyle w:val="HTMLCode"/>
            <w:color w:val="737373"/>
            <w:sz w:val="17"/>
            <w:szCs w:val="17"/>
            <w:shd w:val="clear" w:color="auto" w:fill="FFFFFF"/>
          </w:rPr>
          <w:delText>├── _settings</w:delText>
        </w:r>
        <w:r w:rsidRPr="00263A51" w:rsidDel="00351182">
          <w:rPr>
            <w:rStyle w:val="HTMLCode"/>
            <w:color w:val="737373"/>
            <w:sz w:val="17"/>
            <w:szCs w:val="17"/>
          </w:rPr>
          <w:delText>.html</w:delText>
        </w:r>
      </w:del>
    </w:p>
    <w:p w14:paraId="34827BD9" w14:textId="5B7EC9C8"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01_</w:t>
      </w:r>
      <w:r w:rsidR="008D436A">
        <w:rPr>
          <w:rStyle w:val="HTMLCode"/>
          <w:color w:val="737373"/>
          <w:sz w:val="17"/>
          <w:szCs w:val="17"/>
          <w:shd w:val="clear" w:color="auto" w:fill="FFFFFF"/>
        </w:rPr>
        <w:t>chapter_</w:t>
      </w:r>
      <w:del w:id="304" w:author="Pawel KAMINSKI" w:date="2024-12-31T00:16:00Z">
        <w:r w:rsidR="008D436A" w:rsidDel="009D1EC8">
          <w:rPr>
            <w:rStyle w:val="HTMLCode"/>
            <w:color w:val="737373"/>
            <w:sz w:val="17"/>
            <w:szCs w:val="17"/>
            <w:shd w:val="clear" w:color="auto" w:fill="FFFFFF"/>
          </w:rPr>
          <w:delText>1</w:delText>
        </w:r>
      </w:del>
      <w:ins w:id="305" w:author="Pawel KAMINSKI" w:date="2024-12-31T00:16:00Z">
        <w:r w:rsidR="009D1EC8">
          <w:rPr>
            <w:rStyle w:val="HTMLCode"/>
            <w:color w:val="737373"/>
            <w:sz w:val="17"/>
            <w:szCs w:val="17"/>
            <w:shd w:val="clear" w:color="auto" w:fill="FFFFFF"/>
          </w:rPr>
          <w:t>one</w:t>
        </w:r>
      </w:ins>
      <w:r w:rsidRPr="00263A51">
        <w:rPr>
          <w:rStyle w:val="HTMLCode"/>
          <w:color w:val="737373"/>
          <w:sz w:val="17"/>
          <w:szCs w:val="17"/>
        </w:rPr>
        <w:t>.docx</w:t>
      </w:r>
    </w:p>
    <w:p w14:paraId="0CD61159" w14:textId="12410104"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02_</w:t>
      </w:r>
      <w:r w:rsidR="008D436A">
        <w:rPr>
          <w:rStyle w:val="HTMLCode"/>
          <w:color w:val="737373"/>
          <w:sz w:val="17"/>
          <w:szCs w:val="17"/>
          <w:shd w:val="clear" w:color="auto" w:fill="FFFFFF"/>
        </w:rPr>
        <w:t>chapter_</w:t>
      </w:r>
      <w:ins w:id="306" w:author="Pawel KAMINSKI" w:date="2024-12-31T00:16:00Z">
        <w:r w:rsidR="009D1EC8">
          <w:rPr>
            <w:rStyle w:val="HTMLCode"/>
            <w:color w:val="737373"/>
            <w:sz w:val="17"/>
            <w:szCs w:val="17"/>
            <w:shd w:val="clear" w:color="auto" w:fill="FFFFFF"/>
          </w:rPr>
          <w:t>two</w:t>
        </w:r>
      </w:ins>
      <w:del w:id="307" w:author="Pawel KAMINSKI" w:date="2024-12-31T00:16:00Z">
        <w:r w:rsidR="008D436A" w:rsidDel="009D1EC8">
          <w:rPr>
            <w:rStyle w:val="HTMLCode"/>
            <w:color w:val="737373"/>
            <w:sz w:val="17"/>
            <w:szCs w:val="17"/>
            <w:shd w:val="clear" w:color="auto" w:fill="FFFFFF"/>
          </w:rPr>
          <w:delText>2</w:delText>
        </w:r>
      </w:del>
      <w:r w:rsidRPr="00263A51">
        <w:rPr>
          <w:rStyle w:val="HTMLCode"/>
          <w:color w:val="737373"/>
          <w:sz w:val="17"/>
          <w:szCs w:val="17"/>
        </w:rPr>
        <w:t>.docx</w:t>
      </w:r>
    </w:p>
    <w:p w14:paraId="1CCB8991" w14:textId="77777777" w:rsidR="00B8369A" w:rsidRDefault="00B8369A" w:rsidP="00B8369A">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assets/</w:t>
      </w:r>
    </w:p>
    <w:p w14:paraId="4FD30E1C" w14:textId="4A5350EC"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chapter_1/</w:t>
      </w:r>
    </w:p>
    <w:p w14:paraId="6ED12887" w14:textId="6018708A"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 some-descriptive-name.png</w:t>
      </w:r>
    </w:p>
    <w:p w14:paraId="690CB382" w14:textId="24A2374D"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 some-descriptive-name.mp4</w:t>
      </w:r>
    </w:p>
    <w:p w14:paraId="274F74CB" w14:textId="7E303E4A"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chapter_2/</w:t>
      </w:r>
    </w:p>
    <w:p w14:paraId="2E405F2C" w14:textId="214A4885" w:rsidR="00B9273E" w:rsidRPr="00B9273E"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filename.tiff</w:t>
      </w:r>
    </w:p>
    <w:p w14:paraId="1F2F9C40" w14:textId="77777777" w:rsidR="00014DE4" w:rsidRDefault="00B9273E"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filename.mp3</w:t>
      </w:r>
    </w:p>
    <w:p w14:paraId="112AE59D" w14:textId="01045B4F" w:rsidR="00B8369A" w:rsidRDefault="00B8369A" w:rsidP="00B9273E">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11BB9CC2" w14:textId="101D2DD3" w:rsidR="006B1107" w:rsidRDefault="00682324" w:rsidP="005C62AE">
      <w:pPr>
        <w:pStyle w:val="BodyText"/>
        <w:jc w:val="both"/>
      </w:pPr>
      <w:r>
        <w:t xml:space="preserve">You can also </w:t>
      </w:r>
      <w:r w:rsidR="04E55561">
        <w:t>put</w:t>
      </w:r>
      <w:r>
        <w:t xml:space="preserve"> files in </w:t>
      </w:r>
      <w:r w:rsidR="248E6621">
        <w:t xml:space="preserve">nested directories in </w:t>
      </w:r>
      <w:r>
        <w:t xml:space="preserve">the </w:t>
      </w:r>
      <w:r w:rsidR="00E83D25">
        <w:t>`</w:t>
      </w:r>
      <w:r>
        <w:t>assets</w:t>
      </w:r>
      <w:r w:rsidR="00E83D25">
        <w:t>`</w:t>
      </w:r>
      <w:r>
        <w:t xml:space="preserve"> folder</w:t>
      </w:r>
      <w:r w:rsidR="1371292F">
        <w:t xml:space="preserve">, as well as </w:t>
      </w:r>
      <w:r>
        <w:t xml:space="preserve">use your own naming convention. </w:t>
      </w:r>
    </w:p>
    <w:p w14:paraId="214C01AF" w14:textId="77777777" w:rsidR="00F705E6" w:rsidRDefault="00F705E6"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2722084B" w14:textId="6007AB85" w:rsidR="005A63E1"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w:t>
      </w:r>
    </w:p>
    <w:p w14:paraId="5FA4DB1E" w14:textId="4708591C" w:rsidR="005A63E1" w:rsidDel="00351182"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del w:id="308" w:author="Pawel KAMINSKI" w:date="2024-06-17T11:15:00Z"/>
          <w:rStyle w:val="HTMLCode"/>
          <w:color w:val="737373"/>
          <w:sz w:val="17"/>
          <w:szCs w:val="17"/>
          <w:shd w:val="clear" w:color="auto" w:fill="FFFFFF"/>
        </w:rPr>
      </w:pPr>
      <w:del w:id="309" w:author="Pawel KAMINSKI" w:date="2024-06-17T11:15:00Z">
        <w:r w:rsidDel="00351182">
          <w:rPr>
            <w:rStyle w:val="HTMLCode"/>
            <w:color w:val="737373"/>
            <w:sz w:val="17"/>
            <w:szCs w:val="17"/>
            <w:shd w:val="clear" w:color="auto" w:fill="FFFFFF"/>
          </w:rPr>
          <w:delText xml:space="preserve">├── </w:delText>
        </w:r>
        <w:r w:rsidR="00C41AAF" w:rsidDel="00351182">
          <w:rPr>
            <w:rStyle w:val="HTMLCode"/>
            <w:color w:val="737373"/>
            <w:sz w:val="17"/>
            <w:szCs w:val="17"/>
            <w:shd w:val="clear" w:color="auto" w:fill="FFFFFF"/>
          </w:rPr>
          <w:delText>_settings</w:delText>
        </w:r>
        <w:r w:rsidRPr="00263A51" w:rsidDel="00351182">
          <w:rPr>
            <w:rStyle w:val="HTMLCode"/>
            <w:color w:val="737373"/>
            <w:sz w:val="17"/>
            <w:szCs w:val="17"/>
          </w:rPr>
          <w:delText>.</w:delText>
        </w:r>
        <w:r w:rsidR="00C40AB6" w:rsidRPr="00263A51" w:rsidDel="00351182">
          <w:rPr>
            <w:rStyle w:val="HTMLCode"/>
            <w:color w:val="737373"/>
            <w:sz w:val="17"/>
            <w:szCs w:val="17"/>
          </w:rPr>
          <w:delText>html</w:delText>
        </w:r>
      </w:del>
    </w:p>
    <w:p w14:paraId="3A1787A1" w14:textId="291E3955" w:rsidR="005A63E1"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C40AB6">
        <w:rPr>
          <w:rStyle w:val="HTMLCode"/>
          <w:color w:val="737373"/>
          <w:sz w:val="17"/>
          <w:szCs w:val="17"/>
          <w:shd w:val="clear" w:color="auto" w:fill="FFFFFF"/>
        </w:rPr>
        <w:t>01_</w:t>
      </w:r>
      <w:r w:rsidR="000559D1" w:rsidRPr="00263A51">
        <w:rPr>
          <w:rStyle w:val="HTMLCode"/>
          <w:color w:val="737373"/>
          <w:sz w:val="17"/>
          <w:szCs w:val="17"/>
        </w:rPr>
        <w:t>name-of-the-chapter</w:t>
      </w:r>
      <w:r w:rsidRPr="00263A51">
        <w:rPr>
          <w:rStyle w:val="HTMLCode"/>
          <w:color w:val="737373"/>
          <w:sz w:val="17"/>
          <w:szCs w:val="17"/>
        </w:rPr>
        <w:t>.</w:t>
      </w:r>
      <w:r w:rsidR="00C40AB6" w:rsidRPr="00263A51">
        <w:rPr>
          <w:rStyle w:val="HTMLCode"/>
          <w:color w:val="737373"/>
          <w:sz w:val="17"/>
          <w:szCs w:val="17"/>
        </w:rPr>
        <w:t>docx</w:t>
      </w:r>
    </w:p>
    <w:p w14:paraId="33BB05B4" w14:textId="670C75ED" w:rsidR="005A63E1" w:rsidRDefault="005A63E1"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xml:space="preserve">├── </w:t>
      </w:r>
      <w:r w:rsidR="00C40AB6">
        <w:rPr>
          <w:rStyle w:val="HTMLCode"/>
          <w:color w:val="737373"/>
          <w:sz w:val="17"/>
          <w:szCs w:val="17"/>
          <w:shd w:val="clear" w:color="auto" w:fill="FFFFFF"/>
        </w:rPr>
        <w:t>02_</w:t>
      </w:r>
      <w:r w:rsidR="000559D1" w:rsidRPr="00263A51">
        <w:rPr>
          <w:rStyle w:val="HTMLCode"/>
          <w:color w:val="737373"/>
          <w:sz w:val="17"/>
          <w:szCs w:val="17"/>
        </w:rPr>
        <w:t>chapter-name</w:t>
      </w:r>
      <w:r w:rsidRPr="00263A51">
        <w:rPr>
          <w:rStyle w:val="HTMLCode"/>
          <w:color w:val="737373"/>
          <w:sz w:val="17"/>
          <w:szCs w:val="17"/>
        </w:rPr>
        <w:t>.</w:t>
      </w:r>
      <w:r w:rsidR="00C40AB6" w:rsidRPr="00263A51">
        <w:rPr>
          <w:rStyle w:val="HTMLCode"/>
          <w:color w:val="737373"/>
          <w:sz w:val="17"/>
          <w:szCs w:val="17"/>
        </w:rPr>
        <w:t>docx</w:t>
      </w:r>
    </w:p>
    <w:p w14:paraId="34CE3D47" w14:textId="77777777" w:rsidR="00263A51" w:rsidRDefault="00965150" w:rsidP="005A63E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965150">
        <w:rPr>
          <w:rStyle w:val="HTMLCode"/>
          <w:color w:val="737373"/>
          <w:sz w:val="17"/>
          <w:szCs w:val="17"/>
          <w:shd w:val="clear" w:color="auto" w:fill="FFFFFF"/>
        </w:rPr>
        <w:t>└── assets/</w:t>
      </w:r>
    </w:p>
    <w:p w14:paraId="004D1E83"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videos/</w:t>
      </w:r>
    </w:p>
    <w:p w14:paraId="29983A51"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 vid</w:t>
      </w:r>
      <w:del w:id="310" w:author="Pawel KAMINSKI" w:date="2024-12-31T00:15:00Z">
        <w:r w:rsidRPr="00263A51" w:rsidDel="00955EAD">
          <w:rPr>
            <w:rStyle w:val="HTMLCode"/>
            <w:color w:val="737373"/>
            <w:sz w:val="17"/>
            <w:szCs w:val="17"/>
          </w:rPr>
          <w:delText>1</w:delText>
        </w:r>
      </w:del>
      <w:r w:rsidRPr="00263A51">
        <w:rPr>
          <w:rStyle w:val="HTMLCode"/>
          <w:color w:val="737373"/>
          <w:sz w:val="17"/>
          <w:szCs w:val="17"/>
        </w:rPr>
        <w:t>.mp4</w:t>
      </w:r>
    </w:p>
    <w:p w14:paraId="50020E24"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images/</w:t>
      </w:r>
    </w:p>
    <w:p w14:paraId="79E565B3"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01_name-of-the-chapter/</w:t>
      </w:r>
    </w:p>
    <w:p w14:paraId="707B7012"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 01-01_section-name/</w:t>
      </w:r>
    </w:p>
    <w:p w14:paraId="4A87600B"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 img_a.png</w:t>
      </w:r>
    </w:p>
    <w:p w14:paraId="467C696D"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02_chapter-name/</w:t>
      </w:r>
    </w:p>
    <w:p w14:paraId="7295129F" w14:textId="77777777" w:rsidR="00263A51" w:rsidRPr="00263A51" w:rsidRDefault="00263A51"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rPr>
      </w:pPr>
      <w:r w:rsidRPr="00263A51">
        <w:rPr>
          <w:rStyle w:val="HTMLCode"/>
          <w:color w:val="737373"/>
          <w:sz w:val="17"/>
          <w:szCs w:val="17"/>
        </w:rPr>
        <w:t xml:space="preserve">            └── img_b.jpg</w:t>
      </w:r>
    </w:p>
    <w:p w14:paraId="1794EBEC" w14:textId="2BFF0CA6" w:rsidR="00F705E6" w:rsidRDefault="00F705E6" w:rsidP="00263A51">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39D18B1A" w14:textId="41CE4EA2" w:rsidR="00EE22E3" w:rsidRDefault="002B1CC4" w:rsidP="005C62AE">
      <w:pPr>
        <w:pStyle w:val="BodyText"/>
        <w:jc w:val="both"/>
        <w:rPr>
          <w:ins w:id="311" w:author="Deutsch, Verena" w:date="2024-04-16T16:34:00Z"/>
        </w:rPr>
      </w:pPr>
      <w:r>
        <w:t>We recommend that you apply your naming convention consistently across the whole book.</w:t>
      </w:r>
      <w:r w:rsidR="0024609D">
        <w:t xml:space="preserve"> </w:t>
      </w:r>
      <w:commentRangeStart w:id="312"/>
      <w:commentRangeStart w:id="313"/>
      <w:commentRangeStart w:id="314"/>
      <w:ins w:id="315" w:author="Deutsch, Verena" w:date="2024-04-16T16:34:00Z">
        <w:r w:rsidR="0024609D">
          <w:t>All figures and tables which shall be included in the print and PDF version of your book, need to be n</w:t>
        </w:r>
      </w:ins>
      <w:ins w:id="316" w:author="Deutsch, Verena" w:date="2024-04-16T16:33:00Z">
        <w:r w:rsidR="0024609D">
          <w:t>umber</w:t>
        </w:r>
      </w:ins>
      <w:ins w:id="317" w:author="Deutsch, Verena" w:date="2024-04-16T16:34:00Z">
        <w:r w:rsidR="0024609D">
          <w:t>ed</w:t>
        </w:r>
      </w:ins>
      <w:ins w:id="318" w:author="Deutsch, Verena" w:date="2024-04-16T16:33:00Z">
        <w:r w:rsidR="0024609D">
          <w:t xml:space="preserve"> and name</w:t>
        </w:r>
      </w:ins>
      <w:ins w:id="319" w:author="Deutsch, Verena" w:date="2024-04-16T16:34:00Z">
        <w:r w:rsidR="0024609D">
          <w:t>d according to their figure caption inside the manuscript (e.g. “Figure 1” or “Chapter01_Fig01”).</w:t>
        </w:r>
      </w:ins>
      <w:commentRangeEnd w:id="312"/>
      <w:r>
        <w:rPr>
          <w:rStyle w:val="CommentReference"/>
        </w:rPr>
        <w:commentReference w:id="312"/>
      </w:r>
      <w:commentRangeEnd w:id="313"/>
      <w:r>
        <w:rPr>
          <w:rStyle w:val="CommentReference"/>
        </w:rPr>
        <w:commentReference w:id="313"/>
      </w:r>
      <w:commentRangeEnd w:id="314"/>
      <w:r w:rsidR="00614496">
        <w:rPr>
          <w:rStyle w:val="CommentReference"/>
        </w:rPr>
        <w:commentReference w:id="314"/>
      </w:r>
    </w:p>
    <w:p w14:paraId="15343D83" w14:textId="592DD932" w:rsidR="0024609D" w:rsidDel="00416172" w:rsidRDefault="0024609D" w:rsidP="005C62AE">
      <w:pPr>
        <w:pStyle w:val="BodyText"/>
        <w:jc w:val="both"/>
        <w:rPr>
          <w:del w:id="320" w:author="Pawel KAMINSKI" w:date="2024-06-18T11:04:00Z"/>
        </w:rPr>
      </w:pPr>
    </w:p>
    <w:p w14:paraId="20F528E6" w14:textId="51CD179E" w:rsidR="002B1CC4" w:rsidRPr="00163033" w:rsidDel="003F4300" w:rsidRDefault="002B1CC4" w:rsidP="007F40ED">
      <w:pPr>
        <w:pStyle w:val="BodyText"/>
        <w:rPr>
          <w:del w:id="321" w:author="Pawel KAMINSKI" w:date="2024-06-18T11:04:00Z"/>
        </w:rPr>
      </w:pPr>
    </w:p>
    <w:p w14:paraId="56E4556A" w14:textId="12E31C63" w:rsidR="00092930" w:rsidRPr="00163033" w:rsidDel="002A76B0" w:rsidRDefault="00835EF0" w:rsidP="00092930">
      <w:pPr>
        <w:pStyle w:val="Heading2"/>
        <w:rPr>
          <w:del w:id="322" w:author="Pawel KAMINSKI" w:date="2024-06-03T16:39:00Z"/>
        </w:rPr>
      </w:pPr>
      <w:commentRangeStart w:id="323"/>
      <w:commentRangeStart w:id="324"/>
      <w:commentRangeStart w:id="325"/>
      <w:del w:id="326" w:author="Pawel KAMINSKI" w:date="2024-06-03T16:39:00Z">
        <w:r w:rsidRPr="00163033" w:rsidDel="002A76B0">
          <w:delText xml:space="preserve">Settings </w:delText>
        </w:r>
      </w:del>
      <w:del w:id="327" w:author="Pawel KAMINSKI" w:date="2024-06-03T12:41:00Z">
        <w:r w:rsidR="00092930" w:rsidRPr="00163033" w:rsidDel="00EB27BE">
          <w:delText>file</w:delText>
        </w:r>
        <w:r w:rsidRPr="00163033" w:rsidDel="00EB27BE">
          <w:delText xml:space="preserve"> </w:delText>
        </w:r>
      </w:del>
      <w:del w:id="328" w:author="Pawel KAMINSKI" w:date="2024-06-03T16:39:00Z">
        <w:r w:rsidRPr="00163033" w:rsidDel="002A76B0">
          <w:delText>(`_settings.html`)</w:delText>
        </w:r>
        <w:commentRangeEnd w:id="323"/>
        <w:r w:rsidDel="002A76B0">
          <w:rPr>
            <w:rStyle w:val="CommentReference"/>
          </w:rPr>
          <w:commentReference w:id="323"/>
        </w:r>
        <w:commentRangeEnd w:id="324"/>
        <w:r w:rsidDel="002A76B0">
          <w:rPr>
            <w:rStyle w:val="CommentReference"/>
          </w:rPr>
          <w:commentReference w:id="324"/>
        </w:r>
      </w:del>
      <w:commentRangeEnd w:id="325"/>
      <w:r w:rsidR="0088254E">
        <w:rPr>
          <w:rStyle w:val="CommentReference"/>
          <w:rFonts w:asciiTheme="minorHAnsi" w:eastAsiaTheme="minorHAnsi" w:hAnsiTheme="minorHAnsi" w:cstheme="minorBidi"/>
          <w:b w:val="0"/>
          <w:bCs w:val="0"/>
          <w:color w:val="auto"/>
        </w:rPr>
        <w:commentReference w:id="325"/>
      </w:r>
    </w:p>
    <w:p w14:paraId="6142233A" w14:textId="3B64A5A1" w:rsidR="00092930" w:rsidRPr="00163033" w:rsidDel="002A76B0" w:rsidRDefault="00092930" w:rsidP="00092930">
      <w:pPr>
        <w:pStyle w:val="BodyText"/>
        <w:rPr>
          <w:del w:id="330" w:author="Pawel KAMINSKI" w:date="2024-06-03T16:39:00Z"/>
        </w:rPr>
      </w:pPr>
      <w:del w:id="331" w:author="Pawel KAMINSKI" w:date="2024-06-03T16:39:00Z">
        <w:r w:rsidRPr="00163033" w:rsidDel="002A76B0">
          <w:delText xml:space="preserve">:::{card} TODO </w:delText>
        </w:r>
        <w:r w:rsidRPr="31B7F159" w:rsidDel="002A76B0">
          <w:rPr>
            <w:rFonts w:ascii="Segoe UI Emoji" w:eastAsia="Segoe UI Emoji" w:hAnsi="Segoe UI Emoji" w:cs="Segoe UI Emoji"/>
          </w:rPr>
          <w:delText>🚧</w:delText>
        </w:r>
        <w:r w:rsidRPr="00163033" w:rsidDel="002A76B0">
          <w:br/>
          <w:delText>Update when there is clarity on the settings file contents and validation.</w:delText>
        </w:r>
        <w:r w:rsidRPr="00163033" w:rsidDel="002A76B0">
          <w:br/>
          <w:delText>:::</w:delText>
        </w:r>
      </w:del>
    </w:p>
    <w:p w14:paraId="0443AEA4" w14:textId="77777777" w:rsidR="00092930" w:rsidRPr="00163033" w:rsidRDefault="00092930" w:rsidP="007F40ED">
      <w:pPr>
        <w:pStyle w:val="BodyText"/>
      </w:pPr>
    </w:p>
    <w:p w14:paraId="409D0CD4" w14:textId="47C04BCF" w:rsidR="007F40ED" w:rsidRDefault="007F40ED" w:rsidP="008C3410">
      <w:pPr>
        <w:pStyle w:val="Heading2"/>
      </w:pPr>
      <w:r>
        <w:t>File Naming Conventions</w:t>
      </w:r>
    </w:p>
    <w:p w14:paraId="7226BB1A" w14:textId="414D3B57" w:rsidR="00C82058" w:rsidRDefault="00C82058" w:rsidP="00C82058">
      <w:pPr>
        <w:pStyle w:val="BodyText"/>
      </w:pPr>
      <w:r>
        <w:t>Criteria for file naming:</w:t>
      </w:r>
    </w:p>
    <w:p w14:paraId="033E1907" w14:textId="2E6EF6E1" w:rsidR="00764EE2" w:rsidRDefault="00764EE2" w:rsidP="00C82058">
      <w:pPr>
        <w:pStyle w:val="BodyText"/>
        <w:numPr>
          <w:ilvl w:val="0"/>
          <w:numId w:val="32"/>
        </w:numPr>
        <w:rPr>
          <w:ins w:id="332" w:author="Pawel KAMINSKI" w:date="2026-03-16T14:46:00Z" w16du:dateUtc="2026-03-16T13:46:00Z"/>
        </w:rPr>
      </w:pPr>
      <w:ins w:id="333" w:author="Pawel KAMINSKI" w:date="2026-03-16T14:46:00Z" w16du:dateUtc="2026-03-16T13:46:00Z">
        <w:r>
          <w:t>We strongly advis</w:t>
        </w:r>
      </w:ins>
      <w:ins w:id="334" w:author="Pawel KAMINSKI" w:date="2026-03-16T14:47:00Z" w16du:dateUtc="2026-03-16T13:47:00Z">
        <w:r>
          <w:t>e file names NOT to contain spaces. U</w:t>
        </w:r>
        <w:r w:rsidR="00A71EDA">
          <w:t xml:space="preserve">se `_` or `-` instead. For example, </w:t>
        </w:r>
      </w:ins>
      <w:ins w:id="335" w:author="Pawel KAMINSKI" w:date="2026-03-16T14:50:00Z" w16du:dateUtc="2026-03-16T13:50:00Z">
        <w:r w:rsidR="000777BF">
          <w:t xml:space="preserve">files should be named </w:t>
        </w:r>
      </w:ins>
      <w:ins w:id="336" w:author="Pawel KAMINSKI" w:date="2026-03-16T14:47:00Z" w16du:dateUtc="2026-03-16T13:47:00Z">
        <w:r w:rsidR="00BF38CC">
          <w:t>`01_my-chapte</w:t>
        </w:r>
      </w:ins>
      <w:ins w:id="337" w:author="Pawel KAMINSKI" w:date="2026-03-16T14:48:00Z" w16du:dateUtc="2026-03-16T13:48:00Z">
        <w:r w:rsidR="00BF38CC">
          <w:t>r.docx</w:t>
        </w:r>
      </w:ins>
      <w:ins w:id="338" w:author="Pawel KAMINSKI" w:date="2026-03-16T14:47:00Z" w16du:dateUtc="2026-03-16T13:47:00Z">
        <w:r w:rsidR="00BF38CC">
          <w:t>`</w:t>
        </w:r>
      </w:ins>
      <w:ins w:id="339" w:author="Pawel KAMINSKI" w:date="2026-03-16T14:48:00Z" w16du:dateUtc="2026-03-16T13:48:00Z">
        <w:r w:rsidR="00BF38CC">
          <w:t xml:space="preserve"> </w:t>
        </w:r>
      </w:ins>
      <w:ins w:id="340" w:author="Pawel KAMINSKI" w:date="2026-03-16T14:50:00Z" w16du:dateUtc="2026-03-16T13:50:00Z">
        <w:r w:rsidR="001425F7">
          <w:t xml:space="preserve">rather than </w:t>
        </w:r>
      </w:ins>
      <w:ins w:id="341" w:author="Pawel KAMINSKI" w:date="2026-03-16T14:48:00Z" w16du:dateUtc="2026-03-16T13:48:00Z">
        <w:r w:rsidR="00BF38CC">
          <w:t>`01 my chapter.docx`.</w:t>
        </w:r>
      </w:ins>
    </w:p>
    <w:p w14:paraId="2FCA3589" w14:textId="029AAF27" w:rsidR="00C82058" w:rsidRDefault="00C82058" w:rsidP="00C82058">
      <w:pPr>
        <w:pStyle w:val="BodyText"/>
        <w:numPr>
          <w:ilvl w:val="0"/>
          <w:numId w:val="32"/>
        </w:numPr>
      </w:pPr>
      <w:del w:id="342" w:author="Pawel KAMINSKI" w:date="2024-06-03T16:41:00Z">
        <w:r w:rsidDel="00D22195">
          <w:lastRenderedPageBreak/>
          <w:delText xml:space="preserve">file </w:delText>
        </w:r>
      </w:del>
      <w:ins w:id="343" w:author="Pawel KAMINSKI" w:date="2024-06-03T16:41:00Z">
        <w:r w:rsidR="00D22195">
          <w:t xml:space="preserve">File </w:t>
        </w:r>
      </w:ins>
      <w:r>
        <w:t>names should not be too long</w:t>
      </w:r>
      <w:ins w:id="344" w:author="Pawel KAMINSKI" w:date="2024-06-03T16:42:00Z">
        <w:r w:rsidR="00D22195">
          <w:t>.</w:t>
        </w:r>
      </w:ins>
    </w:p>
    <w:p w14:paraId="7B7498A4" w14:textId="3976CEB2" w:rsidR="00C82058" w:rsidRDefault="00F3771F" w:rsidP="00C82058">
      <w:pPr>
        <w:pStyle w:val="BodyText"/>
        <w:numPr>
          <w:ilvl w:val="0"/>
          <w:numId w:val="32"/>
        </w:numPr>
      </w:pPr>
      <w:del w:id="345" w:author="Pawel KAMINSKI" w:date="2024-06-03T16:41:00Z">
        <w:r w:rsidDel="00D22195">
          <w:delText xml:space="preserve">only </w:delText>
        </w:r>
      </w:del>
      <w:ins w:id="346" w:author="Pawel KAMINSKI" w:date="2024-06-03T16:41:00Z">
        <w:r w:rsidR="00D22195">
          <w:t xml:space="preserve">Only </w:t>
        </w:r>
      </w:ins>
      <w:r w:rsidR="00A23AA5">
        <w:t>`</w:t>
      </w:r>
      <w:ins w:id="347" w:author="Pawel KAMINSKI" w:date="2025-01-06T11:07:00Z">
        <w:r w:rsidR="00310128">
          <w:t>0123456789</w:t>
        </w:r>
      </w:ins>
      <w:r w:rsidR="00B56E0E" w:rsidRPr="00B56E0E">
        <w:t>AaBbCcDdEeFfGgHhIiJjKkLlMmNnOoPpQqRrSsTtUuVvWwXxYyZz</w:t>
      </w:r>
      <w:r w:rsidR="0041612E">
        <w:t xml:space="preserve"> </w:t>
      </w:r>
      <w:r w:rsidR="00A23AA5">
        <w:t>_-</w:t>
      </w:r>
      <w:r w:rsidR="0060727F">
        <w:t>+</w:t>
      </w:r>
      <w:r w:rsidR="00A23AA5">
        <w:t>.`</w:t>
      </w:r>
      <w:r w:rsidR="00B56E0E" w:rsidRPr="00B56E0E">
        <w:t xml:space="preserve"> </w:t>
      </w:r>
      <w:r w:rsidR="00794DC1">
        <w:t>characters are allowed</w:t>
      </w:r>
      <w:ins w:id="348" w:author="Pawel KAMINSKI" w:date="2024-06-03T16:42:00Z">
        <w:r w:rsidR="00D22195">
          <w:t>.</w:t>
        </w:r>
      </w:ins>
    </w:p>
    <w:p w14:paraId="6C7D750F" w14:textId="0FCC2CC2" w:rsidR="00F3771F" w:rsidRDefault="00F3771F" w:rsidP="00F3771F">
      <w:pPr>
        <w:pStyle w:val="BodyText"/>
        <w:numPr>
          <w:ilvl w:val="0"/>
          <w:numId w:val="32"/>
        </w:numPr>
      </w:pPr>
      <w:del w:id="349" w:author="Pawel KAMINSKI" w:date="2024-06-03T16:42:00Z">
        <w:r w:rsidDel="00D22195">
          <w:delText>assignment</w:delText>
        </w:r>
        <w:r w:rsidR="00254E03" w:rsidDel="00D22195">
          <w:delText xml:space="preserve"> </w:delText>
        </w:r>
      </w:del>
      <w:ins w:id="350" w:author="Pawel KAMINSKI" w:date="2024-06-03T16:42:00Z">
        <w:r w:rsidR="00D22195">
          <w:t xml:space="preserve">Assignment </w:t>
        </w:r>
      </w:ins>
      <w:r w:rsidR="00254E03">
        <w:t>should be clear and precise</w:t>
      </w:r>
      <w:ins w:id="351" w:author="Pawel KAMINSKI" w:date="2024-06-03T16:42:00Z">
        <w:r w:rsidR="00D22195">
          <w:t>.</w:t>
        </w:r>
      </w:ins>
    </w:p>
    <w:p w14:paraId="57940C51" w14:textId="77777777" w:rsidR="00FD0582" w:rsidRDefault="00FD0582" w:rsidP="00FD0582">
      <w:pPr>
        <w:pStyle w:val="BodyText"/>
        <w:rPr>
          <w:ins w:id="352" w:author="Pawel KAMINSKI" w:date="2024-06-04T10:13:00Z"/>
        </w:rPr>
      </w:pPr>
    </w:p>
    <w:p w14:paraId="46B35312" w14:textId="567B2870" w:rsidR="00F066EA" w:rsidRDefault="00F066EA">
      <w:pPr>
        <w:pStyle w:val="BodyText"/>
        <w:jc w:val="both"/>
        <w:rPr>
          <w:ins w:id="353" w:author="Pawel KAMINSKI" w:date="2024-06-04T10:14:00Z"/>
        </w:rPr>
        <w:pPrChange w:id="354" w:author="Pawel KAMINSKI" w:date="2024-06-04T10:16:00Z">
          <w:pPr>
            <w:pStyle w:val="BodyText"/>
          </w:pPr>
        </w:pPrChange>
      </w:pPr>
      <w:ins w:id="355" w:author="Pawel KAMINSKI" w:date="2024-06-04T10:13:00Z">
        <w:r>
          <w:t xml:space="preserve">You can consider </w:t>
        </w:r>
      </w:ins>
      <w:del w:id="356" w:author="Pawel KAMINSKI" w:date="2024-06-03T16:42:00Z">
        <w:r w:rsidR="00C82058" w:rsidDel="00D22195">
          <w:delText xml:space="preserve">use </w:delText>
        </w:r>
      </w:del>
      <w:del w:id="357" w:author="Pawel KAMINSKI" w:date="2024-06-04T10:13:00Z">
        <w:r w:rsidR="00C82058" w:rsidDel="00F066EA">
          <w:delText xml:space="preserve">a </w:delText>
        </w:r>
      </w:del>
      <w:r w:rsidR="00C82058">
        <w:t xml:space="preserve">numbering </w:t>
      </w:r>
      <w:ins w:id="358" w:author="Pawel KAMINSKI" w:date="2024-06-04T10:14:00Z">
        <w:r>
          <w:t xml:space="preserve">your files </w:t>
        </w:r>
      </w:ins>
      <w:r w:rsidR="00C82058">
        <w:t>with leading zeros for continuous documents, i.e. 01, 02 …09, 10 or 001 … 020 … 130</w:t>
      </w:r>
      <w:ins w:id="359" w:author="Pawel KAMINSKI" w:date="2024-06-03T16:41:00Z">
        <w:r w:rsidR="00D22195">
          <w:t xml:space="preserve">. </w:t>
        </w:r>
      </w:ins>
      <w:ins w:id="360" w:author="Pawel KAMINSKI" w:date="2024-06-04T10:14:00Z">
        <w:r w:rsidR="00751C7F">
          <w:t xml:space="preserve">The main advantage is that your files will be ordered </w:t>
        </w:r>
      </w:ins>
      <w:ins w:id="361" w:author="Pawel KAMINSKI" w:date="2024-06-04T10:15:00Z">
        <w:r w:rsidR="00C87BBB">
          <w:t xml:space="preserve">in a way you want. The downside is that with every </w:t>
        </w:r>
        <w:r w:rsidR="00DB144A">
          <w:t>change in a structure of your book you will have to rename the file</w:t>
        </w:r>
      </w:ins>
      <w:ins w:id="362" w:author="Pawel KAMINSKI" w:date="2024-06-04T10:16:00Z">
        <w:r w:rsidR="00DB144A">
          <w:t>s</w:t>
        </w:r>
      </w:ins>
      <w:ins w:id="363" w:author="Pawel KAMINSKI" w:date="2024-06-04T10:17:00Z">
        <w:r w:rsidR="002E61A0">
          <w:t xml:space="preserve"> and all the references to them</w:t>
        </w:r>
      </w:ins>
      <w:ins w:id="364" w:author="Pawel KAMINSKI" w:date="2024-06-04T10:16:00Z">
        <w:r w:rsidR="00DB144A">
          <w:t>.</w:t>
        </w:r>
      </w:ins>
    </w:p>
    <w:p w14:paraId="6081BEE2" w14:textId="358E2FCB" w:rsidR="007F40ED" w:rsidDel="0087211F" w:rsidRDefault="007F40ED">
      <w:pPr>
        <w:pStyle w:val="BodyText"/>
        <w:rPr>
          <w:del w:id="365" w:author="Pawel KAMINSKI" w:date="2024-06-04T10:17:00Z"/>
        </w:rPr>
        <w:pPrChange w:id="366" w:author="Pawel KAMINSKI" w:date="2024-06-04T10:13:00Z">
          <w:pPr>
            <w:pStyle w:val="BodyText"/>
            <w:numPr>
              <w:numId w:val="32"/>
            </w:numPr>
            <w:ind w:left="720" w:hanging="360"/>
          </w:pPr>
        </w:pPrChange>
      </w:pPr>
    </w:p>
    <w:p w14:paraId="15EF1A56" w14:textId="77777777" w:rsidR="007F40ED" w:rsidRDefault="007F40ED" w:rsidP="007F40ED">
      <w:pPr>
        <w:pStyle w:val="BodyText"/>
      </w:pPr>
    </w:p>
    <w:p w14:paraId="6401F9BB" w14:textId="4074EBAA" w:rsidR="007F40ED" w:rsidRDefault="007F40ED">
      <w:pPr>
        <w:pStyle w:val="Heading2"/>
        <w:pPrChange w:id="367" w:author="Pawel KAMINSKI" w:date="2024-06-03T12:38:00Z">
          <w:pPr>
            <w:pStyle w:val="Heading1"/>
          </w:pPr>
        </w:pPrChange>
      </w:pPr>
      <w:r>
        <w:t>Obtaining Usage Rights</w:t>
      </w:r>
    </w:p>
    <w:p w14:paraId="162CDB83" w14:textId="43DABE15" w:rsidR="009D36B0" w:rsidRDefault="0054762C" w:rsidP="0054153E">
      <w:pPr>
        <w:pStyle w:val="BodyText"/>
        <w:jc w:val="both"/>
      </w:pPr>
      <w:r>
        <w:t>Please note that it is the author's</w:t>
      </w:r>
      <w:del w:id="368" w:author="Pawel KAMINSKI" w:date="2025-01-06T11:07:00Z">
        <w:r w:rsidDel="0009768E">
          <w:delText>/editor’s</w:delText>
        </w:r>
      </w:del>
      <w:r>
        <w:t xml:space="preserve"> responsibility to obtain usage rights to third-party </w:t>
      </w:r>
      <w:del w:id="369" w:author="Pawel KAMINSKI" w:date="2025-01-06T11:07:00Z">
        <w:r w:rsidDel="0009768E">
          <w:delText xml:space="preserve">text </w:delText>
        </w:r>
      </w:del>
      <w:r>
        <w:t>material,</w:t>
      </w:r>
      <w:ins w:id="370" w:author="Pawel KAMINSKI" w:date="2025-01-06T11:07:00Z">
        <w:r w:rsidR="0009768E">
          <w:t xml:space="preserve"> such as to text,</w:t>
        </w:r>
      </w:ins>
      <w:r>
        <w:t xml:space="preserve"> images or tables. </w:t>
      </w:r>
      <w:r w:rsidR="009D36B0">
        <w:t xml:space="preserve">Your </w:t>
      </w:r>
      <w:r>
        <w:t>De Gruyter</w:t>
      </w:r>
      <w:r w:rsidR="009D36B0">
        <w:t xml:space="preserve"> contact</w:t>
      </w:r>
      <w:r>
        <w:t xml:space="preserve"> offers a form for requesting reproduction rights to our authors and editors.</w:t>
      </w:r>
      <w:r w:rsidR="009D36B0">
        <w:t xml:space="preserve"> When asking copyright holders for reproduction rights, please be specific about the form of publication, </w:t>
      </w:r>
      <w:r w:rsidR="5DF4DA2D">
        <w:t>i</w:t>
      </w:r>
      <w:r w:rsidR="00D109B5">
        <w:t>.</w:t>
      </w:r>
      <w:r w:rsidR="388D7770">
        <w:t>e.</w:t>
      </w:r>
      <w:r w:rsidR="009D36B0">
        <w:t xml:space="preserve"> open access digital platform </w:t>
      </w:r>
      <w:r w:rsidR="0BD1BB5D">
        <w:t xml:space="preserve">(specify CC license) </w:t>
      </w:r>
      <w:r w:rsidR="009D36B0">
        <w:t>+ open access E-book (</w:t>
      </w:r>
      <w:r w:rsidR="09E3AAAD">
        <w:t>specify CC license</w:t>
      </w:r>
      <w:r w:rsidR="009D36B0">
        <w:t>) + print publication</w:t>
      </w:r>
      <w:r w:rsidR="7C5D4C0C">
        <w:t xml:space="preserve"> (if applicable).</w:t>
      </w:r>
    </w:p>
    <w:p w14:paraId="6526A6B2" w14:textId="3ED1EAE3" w:rsidR="007F40ED" w:rsidRDefault="00194828" w:rsidP="0054153E">
      <w:pPr>
        <w:pStyle w:val="BodyText"/>
        <w:jc w:val="both"/>
        <w:rPr>
          <w:ins w:id="371" w:author="Pawel KAMINSKI" w:date="2024-06-03T16:45:00Z"/>
        </w:rPr>
      </w:pPr>
      <w:r>
        <w:t>Neither t</w:t>
      </w:r>
      <w:r w:rsidR="0054762C">
        <w:t>he publisher nor the developers</w:t>
      </w:r>
      <w:r>
        <w:t xml:space="preserve"> </w:t>
      </w:r>
      <w:r w:rsidR="7F619D71">
        <w:t>nor</w:t>
      </w:r>
      <w:r>
        <w:t xml:space="preserve"> </w:t>
      </w:r>
      <w:r w:rsidR="0054762C">
        <w:t>maintainers of the platform will assume any liability for copyright infringement by authors.</w:t>
      </w:r>
      <w:r w:rsidR="0054762C">
        <w:cr/>
      </w:r>
    </w:p>
    <w:p w14:paraId="26AA1132" w14:textId="4A9B449B" w:rsidR="003B41D1" w:rsidRPr="001B1029" w:rsidRDefault="001B1029" w:rsidP="003B41D1">
      <w:pPr>
        <w:pStyle w:val="BodyText"/>
        <w:jc w:val="both"/>
        <w:rPr>
          <w:ins w:id="372" w:author="Pawel KAMINSKI" w:date="2024-06-18T11:04:00Z"/>
        </w:rPr>
      </w:pPr>
      <w:ins w:id="373" w:author="Pawel KAMINSKI" w:date="2024-06-03T16:45:00Z">
        <w:r w:rsidRPr="001B1029">
          <w:rPr>
            <w:rPrChange w:id="374" w:author="Pawel KAMINSKI" w:date="2024-06-03T16:45:00Z">
              <w:rPr>
                <w:lang w:val="fr-FR"/>
              </w:rPr>
            </w:rPrChange>
          </w:rPr>
          <w:t xml:space="preserve">To obtain the form, </w:t>
        </w:r>
      </w:ins>
      <w:ins w:id="375" w:author="Pawel KAMINSKI" w:date="2024-06-18T11:04:00Z">
        <w:r w:rsidR="003B41D1" w:rsidRPr="00FC2945">
          <w:t>write an emai</w:t>
        </w:r>
        <w:r w:rsidR="003B41D1">
          <w:t>l to</w:t>
        </w:r>
      </w:ins>
      <w:ins w:id="376" w:author="verena.deutsch@degruyter.com" w:date="2024-10-08T13:44:00Z">
        <w:r w:rsidR="006740A2">
          <w:t xml:space="preserve"> </w:t>
        </w:r>
      </w:ins>
      <w:ins w:id="377" w:author="Pawel KAMINSKI" w:date="2025-01-06T11:08:00Z">
        <w:r w:rsidR="00DF5D3B">
          <w:fldChar w:fldCharType="begin"/>
        </w:r>
        <w:r w:rsidR="00DF5D3B">
          <w:instrText>HYPERLINK "mailto:</w:instrText>
        </w:r>
      </w:ins>
      <w:ins w:id="378" w:author="verena.deutsch@degruyter.com" w:date="2024-10-08T13:44:00Z">
        <w:r w:rsidR="00DF5D3B">
          <w:instrText>verena.deutsch@degruyter.com</w:instrText>
        </w:r>
      </w:ins>
      <w:ins w:id="379" w:author="Pawel KAMINSKI" w:date="2025-01-06T11:08:00Z">
        <w:r w:rsidR="00DF5D3B">
          <w:instrText>"</w:instrText>
        </w:r>
        <w:r w:rsidR="00DF5D3B">
          <w:fldChar w:fldCharType="separate"/>
        </w:r>
      </w:ins>
      <w:ins w:id="380" w:author="verena.deutsch@degruyter.com" w:date="2024-10-08T13:44:00Z">
        <w:r w:rsidR="00DF5D3B" w:rsidRPr="008856C8">
          <w:rPr>
            <w:rStyle w:val="Hyperlink"/>
          </w:rPr>
          <w:t>verena.deutsch@degruyter.com</w:t>
        </w:r>
      </w:ins>
      <w:ins w:id="381" w:author="Pawel KAMINSKI" w:date="2025-01-06T11:08:00Z">
        <w:r w:rsidR="00DF5D3B">
          <w:fldChar w:fldCharType="end"/>
        </w:r>
      </w:ins>
      <w:ins w:id="382" w:author="Pawel KAMINSKI" w:date="2024-10-08T15:44:00Z">
        <w:del w:id="383" w:author="verena.deutsch@degruyter.com" w:date="2024-10-08T13:44:00Z">
          <w:r w:rsidR="07BAB41B">
            <w:delText xml:space="preserve"> </w:delText>
          </w:r>
        </w:del>
      </w:ins>
      <w:ins w:id="384" w:author="Pawel KAMINSKI" w:date="2024-06-18T11:04:00Z">
        <w:r w:rsidR="003B41D1">
          <w:t>.</w:t>
        </w:r>
      </w:ins>
    </w:p>
    <w:p w14:paraId="1C5CC142" w14:textId="7585D6DB" w:rsidR="004C5AE7" w:rsidRPr="001B1029" w:rsidDel="001B1029" w:rsidRDefault="004C5AE7" w:rsidP="0054153E">
      <w:pPr>
        <w:pStyle w:val="BodyText"/>
        <w:jc w:val="both"/>
        <w:rPr>
          <w:del w:id="385" w:author="Pawel KAMINSKI" w:date="2024-06-03T16:45:00Z"/>
        </w:rPr>
      </w:pPr>
    </w:p>
    <w:p w14:paraId="2DE8CF58" w14:textId="3921C494" w:rsidR="0054762C" w:rsidRPr="0054762C" w:rsidDel="001B1029" w:rsidRDefault="0054762C" w:rsidP="0054762C">
      <w:pPr>
        <w:pStyle w:val="BodyText"/>
        <w:rPr>
          <w:del w:id="386" w:author="Pawel KAMINSKI" w:date="2024-06-03T16:45:00Z"/>
        </w:rPr>
      </w:pPr>
      <w:del w:id="387" w:author="Pawel KAMINSKI" w:date="2024-06-03T16:45:00Z">
        <w:r w:rsidDel="001B1029">
          <w:delText xml:space="preserve">:::{card} TODO </w:delText>
        </w:r>
        <w:r w:rsidRPr="52CF2853" w:rsidDel="001B1029">
          <w:rPr>
            <w:rFonts w:ascii="Segoe UI Emoji" w:eastAsia="Segoe UI Emoji" w:hAnsi="Segoe UI Emoji" w:cs="Segoe UI Emoji"/>
          </w:rPr>
          <w:delText>🚧</w:delText>
        </w:r>
        <w:r w:rsidDel="001B1029">
          <w:br/>
        </w:r>
        <w:commentRangeStart w:id="388"/>
        <w:commentRangeStart w:id="389"/>
        <w:commentRangeStart w:id="390"/>
        <w:r w:rsidDel="001B1029">
          <w:delText>Add a link to the form.</w:delText>
        </w:r>
        <w:commentRangeEnd w:id="388"/>
        <w:r w:rsidDel="001B1029">
          <w:rPr>
            <w:rStyle w:val="CommentReference"/>
          </w:rPr>
          <w:commentReference w:id="388"/>
        </w:r>
        <w:commentRangeEnd w:id="389"/>
        <w:r w:rsidDel="001B1029">
          <w:rPr>
            <w:rStyle w:val="CommentReference"/>
          </w:rPr>
          <w:commentReference w:id="389"/>
        </w:r>
      </w:del>
      <w:commentRangeEnd w:id="390"/>
      <w:r w:rsidR="001B1029">
        <w:rPr>
          <w:rStyle w:val="CommentReference"/>
        </w:rPr>
        <w:commentReference w:id="390"/>
      </w:r>
      <w:del w:id="392" w:author="Pawel KAMINSKI" w:date="2024-06-03T16:45:00Z">
        <w:r w:rsidDel="001B1029">
          <w:br/>
          <w:delText>:::</w:delText>
        </w:r>
      </w:del>
    </w:p>
    <w:p w14:paraId="32F120AC" w14:textId="77777777" w:rsidR="00BB0D19" w:rsidRDefault="00BB0D19" w:rsidP="00BB0D19">
      <w:pPr>
        <w:pStyle w:val="BodyText"/>
      </w:pPr>
    </w:p>
    <w:p w14:paraId="677F3708" w14:textId="77777777" w:rsidR="00BB0D19" w:rsidRDefault="00BB0D19">
      <w:pPr>
        <w:pStyle w:val="Heading2"/>
        <w:pPrChange w:id="393" w:author="Pawel KAMINSKI" w:date="2024-06-03T12:38:00Z">
          <w:pPr>
            <w:pStyle w:val="Heading1"/>
          </w:pPr>
        </w:pPrChange>
      </w:pPr>
      <w:r>
        <w:t>Uniform Formatting</w:t>
      </w:r>
    </w:p>
    <w:p w14:paraId="60772506" w14:textId="2E627DD7" w:rsidR="00442D94" w:rsidDel="00962718" w:rsidRDefault="00BB0D19" w:rsidP="00BB0D19">
      <w:pPr>
        <w:pStyle w:val="BodyText"/>
        <w:jc w:val="both"/>
        <w:rPr>
          <w:del w:id="394" w:author="Pawel KAMINSKI" w:date="2024-06-03T16:57:00Z"/>
        </w:rPr>
      </w:pPr>
      <w:r>
        <w:t xml:space="preserve">As the author, you are responsible for the uniform formatting of your manuscript. If several individuals were involved in drafting </w:t>
      </w:r>
      <w:del w:id="395" w:author="Pawel KAMINSKI" w:date="2024-06-03T16:57:00Z">
        <w:r w:rsidDel="00F516C1">
          <w:delText>the manuscript</w:delText>
        </w:r>
      </w:del>
      <w:ins w:id="396" w:author="Pawel KAMINSKI" w:date="2024-06-03T16:57:00Z">
        <w:r w:rsidR="00F516C1">
          <w:t>a single volume</w:t>
        </w:r>
      </w:ins>
      <w:r>
        <w:t xml:space="preserve"> (</w:t>
      </w:r>
      <w:r w:rsidR="00C26888">
        <w:t>for example</w:t>
      </w:r>
      <w:r>
        <w:t xml:space="preserve"> for an anthology), please make sure that all articles have the same format, both in terms of layout, style, and spelling.</w:t>
      </w:r>
      <w:ins w:id="397" w:author="Pawel KAMINSKI" w:date="2024-12-13T11:38:00Z">
        <w:r w:rsidR="00346118">
          <w:t xml:space="preserve"> </w:t>
        </w:r>
      </w:ins>
    </w:p>
    <w:p w14:paraId="3E0D0A9A" w14:textId="23EF747E" w:rsidR="00BB0D19" w:rsidRDefault="00BB0D19" w:rsidP="00BB0D19">
      <w:pPr>
        <w:pStyle w:val="BodyText"/>
        <w:jc w:val="both"/>
      </w:pPr>
      <w:r>
        <w:t xml:space="preserve">Please make sure that all signs, numbers, symbols, </w:t>
      </w:r>
      <w:r w:rsidR="00E2643A">
        <w:t>highlighting</w:t>
      </w:r>
      <w:r>
        <w:t>, spellings etc. have been used consistently according to the language in the manuscript:</w:t>
      </w:r>
    </w:p>
    <w:p w14:paraId="155C7C15" w14:textId="77777777" w:rsidR="00BB0D19" w:rsidRDefault="00BB0D19" w:rsidP="00BB0D19">
      <w:pPr>
        <w:pStyle w:val="BodyText"/>
        <w:numPr>
          <w:ilvl w:val="0"/>
          <w:numId w:val="33"/>
        </w:numPr>
        <w:jc w:val="both"/>
      </w:pPr>
      <w:r>
        <w:t xml:space="preserve">If the manuscript is in German, orthography should be based on latest edition of Duden or </w:t>
      </w:r>
      <w:proofErr w:type="spellStart"/>
      <w:r>
        <w:t>Wahrig</w:t>
      </w:r>
      <w:proofErr w:type="spellEnd"/>
      <w:r>
        <w:t>.</w:t>
      </w:r>
    </w:p>
    <w:p w14:paraId="1810E5B5" w14:textId="05A8E21C" w:rsidR="00BB0D19" w:rsidRDefault="00BB0D19" w:rsidP="00BB0D19">
      <w:pPr>
        <w:pStyle w:val="BodyText"/>
        <w:numPr>
          <w:ilvl w:val="0"/>
          <w:numId w:val="33"/>
        </w:numPr>
        <w:jc w:val="both"/>
      </w:pPr>
      <w:r>
        <w:t>If the manuscript is in English, either American or British English may be used, but spelling should be uniform throughout the</w:t>
      </w:r>
      <w:ins w:id="398" w:author="Pawel KAMINSKI" w:date="2024-06-04T10:11:00Z">
        <w:r w:rsidR="00AB548B">
          <w:t xml:space="preserve"> </w:t>
        </w:r>
      </w:ins>
      <w:ins w:id="399" w:author="Pawel KAMINSKI" w:date="2024-06-04T10:12:00Z">
        <w:r w:rsidR="00785D74">
          <w:t xml:space="preserve">whole </w:t>
        </w:r>
      </w:ins>
      <w:ins w:id="400" w:author="Pawel KAMINSKI" w:date="2024-06-04T10:11:00Z">
        <w:r w:rsidR="00AB548B">
          <w:t>volume</w:t>
        </w:r>
      </w:ins>
      <w:del w:id="401" w:author="Pawel KAMINSKI" w:date="2024-06-04T10:11:00Z">
        <w:r w:rsidDel="00AB548B">
          <w:delText xml:space="preserve"> monograph</w:delText>
        </w:r>
      </w:del>
      <w:commentRangeStart w:id="402"/>
      <w:commentRangeStart w:id="403"/>
      <w:commentRangeStart w:id="404"/>
      <w:del w:id="405" w:author="Pawel KAMINSKI" w:date="2024-06-03T16:49:00Z">
        <w:r w:rsidDel="006902D1">
          <w:delText>, contribution or single articles</w:delText>
        </w:r>
        <w:commentRangeEnd w:id="402"/>
        <w:r w:rsidDel="006902D1">
          <w:rPr>
            <w:rStyle w:val="CommentReference"/>
          </w:rPr>
          <w:commentReference w:id="402"/>
        </w:r>
        <w:commentRangeEnd w:id="403"/>
        <w:r w:rsidDel="006902D1">
          <w:rPr>
            <w:rStyle w:val="CommentReference"/>
          </w:rPr>
          <w:commentReference w:id="403"/>
        </w:r>
      </w:del>
      <w:commentRangeEnd w:id="404"/>
      <w:r w:rsidR="00BB54D4">
        <w:rPr>
          <w:rStyle w:val="CommentReference"/>
        </w:rPr>
        <w:commentReference w:id="404"/>
      </w:r>
      <w:r>
        <w:t>. Orthography should follow the respective rules (i.e. Chicago Manual of Style).</w:t>
      </w:r>
    </w:p>
    <w:p w14:paraId="2EC0CB25" w14:textId="77777777" w:rsidR="00A41624" w:rsidRDefault="00BB0D19" w:rsidP="00BB0D19">
      <w:pPr>
        <w:pStyle w:val="BodyText"/>
        <w:jc w:val="both"/>
      </w:pPr>
      <w:r>
        <w:lastRenderedPageBreak/>
        <w:t xml:space="preserve">If the manuscript is for a book series or </w:t>
      </w:r>
      <w:r w:rsidR="00423254">
        <w:t xml:space="preserve">a </w:t>
      </w:r>
      <w:r>
        <w:t xml:space="preserve">journal, please check in advance if there are special standardization requirements. In the event of uncertainty, consult with </w:t>
      </w:r>
      <w:r w:rsidR="003D16BD">
        <w:t xml:space="preserve">the </w:t>
      </w:r>
      <w:r>
        <w:t>editorial or the series</w:t>
      </w:r>
      <w:r w:rsidR="003D16BD">
        <w:t>’</w:t>
      </w:r>
      <w:r>
        <w:t xml:space="preserve"> or </w:t>
      </w:r>
      <w:r w:rsidR="002A7261">
        <w:t xml:space="preserve">the </w:t>
      </w:r>
      <w:r>
        <w:t>journal</w:t>
      </w:r>
      <w:r w:rsidR="003D16BD">
        <w:t>’s</w:t>
      </w:r>
      <w:r>
        <w:t xml:space="preserve"> editor. Please pay special attention to the uniform formatting of the following elements:</w:t>
      </w:r>
    </w:p>
    <w:p w14:paraId="5B490D72" w14:textId="71B7AEFB" w:rsidR="00BB0D19" w:rsidRDefault="00BB0D19" w:rsidP="00581C62">
      <w:pPr>
        <w:pStyle w:val="BodyText"/>
        <w:numPr>
          <w:ilvl w:val="0"/>
          <w:numId w:val="39"/>
        </w:numPr>
        <w:jc w:val="both"/>
      </w:pPr>
      <w:r>
        <w:t>Punctuation according to the used language:</w:t>
      </w:r>
    </w:p>
    <w:p w14:paraId="1C95AD33" w14:textId="77777777" w:rsidR="00BB0D19" w:rsidRDefault="00BB0D19" w:rsidP="00581C62">
      <w:pPr>
        <w:pStyle w:val="BodyText"/>
        <w:numPr>
          <w:ilvl w:val="1"/>
          <w:numId w:val="39"/>
        </w:numPr>
        <w:jc w:val="both"/>
      </w:pPr>
      <w:r>
        <w:t>Quotation marks,</w:t>
      </w:r>
    </w:p>
    <w:p w14:paraId="35224EC0" w14:textId="77777777" w:rsidR="00BB0D19" w:rsidRDefault="00BB0D19" w:rsidP="00581C62">
      <w:pPr>
        <w:pStyle w:val="BodyText"/>
        <w:numPr>
          <w:ilvl w:val="1"/>
          <w:numId w:val="39"/>
        </w:numPr>
        <w:jc w:val="both"/>
      </w:pPr>
      <w:r>
        <w:t>Apostrophe,</w:t>
      </w:r>
    </w:p>
    <w:p w14:paraId="0033F1B2" w14:textId="77777777" w:rsidR="00BB0D19" w:rsidRDefault="00BB0D19" w:rsidP="00581C62">
      <w:pPr>
        <w:pStyle w:val="BodyText"/>
        <w:numPr>
          <w:ilvl w:val="1"/>
          <w:numId w:val="39"/>
        </w:numPr>
        <w:jc w:val="both"/>
      </w:pPr>
      <w:r>
        <w:t xml:space="preserve">Dash: – (Windows: </w:t>
      </w:r>
      <w:proofErr w:type="spellStart"/>
      <w:r>
        <w:t>Strg</w:t>
      </w:r>
      <w:proofErr w:type="spellEnd"/>
      <w:r>
        <w:t xml:space="preserve"> + - (numeric keypad), Mac: Alt + - ),</w:t>
      </w:r>
    </w:p>
    <w:p w14:paraId="63CBFA40" w14:textId="77777777" w:rsidR="00BB0D19" w:rsidRDefault="00BB0D19" w:rsidP="00581C62">
      <w:pPr>
        <w:pStyle w:val="BodyText"/>
        <w:numPr>
          <w:ilvl w:val="1"/>
          <w:numId w:val="39"/>
        </w:numPr>
        <w:jc w:val="both"/>
      </w:pPr>
      <w:r>
        <w:t>Hyphen</w:t>
      </w:r>
    </w:p>
    <w:p w14:paraId="234C591F" w14:textId="77777777" w:rsidR="00BB0D19" w:rsidRDefault="00BB0D19" w:rsidP="00581C62">
      <w:pPr>
        <w:pStyle w:val="BodyText"/>
        <w:numPr>
          <w:ilvl w:val="0"/>
          <w:numId w:val="39"/>
        </w:numPr>
        <w:jc w:val="both"/>
      </w:pPr>
      <w:r>
        <w:t>Numbers:</w:t>
      </w:r>
    </w:p>
    <w:p w14:paraId="4303C364" w14:textId="77777777" w:rsidR="00BB0D19" w:rsidRDefault="00BB0D19" w:rsidP="00581C62">
      <w:pPr>
        <w:pStyle w:val="BodyText"/>
        <w:numPr>
          <w:ilvl w:val="1"/>
          <w:numId w:val="39"/>
        </w:numPr>
        <w:jc w:val="both"/>
      </w:pPr>
      <w:r>
        <w:t>Years,</w:t>
      </w:r>
    </w:p>
    <w:p w14:paraId="026BB7F6" w14:textId="77777777" w:rsidR="00BB0D19" w:rsidRDefault="00BB0D19" w:rsidP="00581C62">
      <w:pPr>
        <w:pStyle w:val="BodyText"/>
        <w:numPr>
          <w:ilvl w:val="1"/>
          <w:numId w:val="39"/>
        </w:numPr>
        <w:jc w:val="both"/>
      </w:pPr>
      <w:r>
        <w:t>Dates,</w:t>
      </w:r>
    </w:p>
    <w:p w14:paraId="797D09AB" w14:textId="77777777" w:rsidR="00BB0D19" w:rsidRDefault="00BB0D19" w:rsidP="00581C62">
      <w:pPr>
        <w:pStyle w:val="BodyText"/>
        <w:numPr>
          <w:ilvl w:val="1"/>
          <w:numId w:val="39"/>
        </w:numPr>
        <w:jc w:val="both"/>
      </w:pPr>
      <w:r>
        <w:t>Numbers and units</w:t>
      </w:r>
    </w:p>
    <w:p w14:paraId="2CE62166" w14:textId="77777777" w:rsidR="009D36B0" w:rsidRDefault="00BB0D19" w:rsidP="00BB0D19">
      <w:pPr>
        <w:pStyle w:val="BodyText"/>
        <w:jc w:val="both"/>
        <w:rPr>
          <w:ins w:id="407" w:author="Deutsch, Verena" w:date="2024-04-16T16:46:00Z"/>
        </w:rPr>
      </w:pPr>
      <w:r>
        <w:t xml:space="preserve">Highlighting in text: i.e. italics </w:t>
      </w:r>
    </w:p>
    <w:p w14:paraId="4CE8D2E5" w14:textId="396F099C" w:rsidR="00BB0D19" w:rsidRDefault="00BB0D19" w:rsidP="00BB0D19">
      <w:pPr>
        <w:pStyle w:val="BodyText"/>
        <w:jc w:val="both"/>
      </w:pPr>
      <w:r>
        <w:t xml:space="preserve">Uniform spelling: </w:t>
      </w:r>
      <w:ins w:id="408" w:author="Pawel KAMINSKI" w:date="2025-02-27T13:55:00Z" w16du:dateUtc="2025-02-27T12:55:00Z">
        <w:r w:rsidR="0081169A">
          <w:t>a</w:t>
        </w:r>
      </w:ins>
      <w:del w:id="409" w:author="Pawel KAMINSKI" w:date="2025-02-27T13:55:00Z" w16du:dateUtc="2025-02-27T12:55:00Z">
        <w:r w:rsidDel="0081169A">
          <w:delText>A</w:delText>
        </w:r>
      </w:del>
      <w:r>
        <w:t xml:space="preserve">bbreviations (i.e. fig., tab.), </w:t>
      </w:r>
      <w:ins w:id="410" w:author="Deutsch, Verena" w:date="2024-04-16T16:46:00Z">
        <w:r w:rsidR="009D36B0">
          <w:t>f</w:t>
        </w:r>
      </w:ins>
      <w:del w:id="411" w:author="Deutsch, Verena" w:date="2024-04-16T16:46:00Z">
        <w:r w:rsidDel="009D36B0">
          <w:delText>F</w:delText>
        </w:r>
      </w:del>
      <w:r>
        <w:t>oreign words etc.</w:t>
      </w:r>
    </w:p>
    <w:p w14:paraId="1AEF69A5" w14:textId="77777777" w:rsidR="00BB0D19" w:rsidRDefault="00BB0D19" w:rsidP="00BB0D19">
      <w:pPr>
        <w:pStyle w:val="BodyText"/>
      </w:pPr>
      <w:r>
        <w:t>:::{important}</w:t>
      </w:r>
      <w:r>
        <w:br/>
        <w:t>Please use a metric system such as the International System of Units (SI). For compound units, Unicode symbols must be used.</w:t>
      </w:r>
      <w:r>
        <w:br/>
        <w:t>:::</w:t>
      </w:r>
    </w:p>
    <w:p w14:paraId="6DB4993C" w14:textId="77777777" w:rsidR="00BB0D19" w:rsidRPr="008874A4" w:rsidRDefault="00BB0D19" w:rsidP="00BB0D19">
      <w:pPr>
        <w:pStyle w:val="BodyText"/>
      </w:pPr>
    </w:p>
    <w:p w14:paraId="446778C6" w14:textId="5B98CF96" w:rsidR="00BB0D19" w:rsidRDefault="00BB0D19">
      <w:pPr>
        <w:pStyle w:val="Heading2"/>
        <w:pPrChange w:id="412" w:author="Pawel KAMINSKI" w:date="2024-06-03T12:39:00Z">
          <w:pPr>
            <w:pStyle w:val="Heading1"/>
          </w:pPr>
        </w:pPrChange>
      </w:pPr>
      <w:commentRangeStart w:id="413"/>
      <w:commentRangeStart w:id="414"/>
      <w:commentRangeStart w:id="415"/>
      <w:r>
        <w:t xml:space="preserve">Please Avoid </w:t>
      </w:r>
      <w:ins w:id="416" w:author="Pawel KAMINSKI" w:date="2025-01-17T15:12:00Z">
        <w:r w:rsidR="00FF68C1">
          <w:t>T</w:t>
        </w:r>
      </w:ins>
      <w:del w:id="417" w:author="Pawel KAMINSKI" w:date="2025-01-17T15:12:00Z">
        <w:r w:rsidDel="00FF68C1">
          <w:delText>t</w:delText>
        </w:r>
      </w:del>
      <w:r>
        <w:t>he Following</w:t>
      </w:r>
      <w:commentRangeEnd w:id="413"/>
      <w:r>
        <w:rPr>
          <w:rStyle w:val="CommentReference"/>
        </w:rPr>
        <w:commentReference w:id="413"/>
      </w:r>
      <w:commentRangeEnd w:id="414"/>
      <w:r>
        <w:rPr>
          <w:rStyle w:val="CommentReference"/>
        </w:rPr>
        <w:commentReference w:id="414"/>
      </w:r>
      <w:commentRangeEnd w:id="415"/>
      <w:r w:rsidR="000161E5">
        <w:rPr>
          <w:rStyle w:val="CommentReference"/>
          <w:rFonts w:asciiTheme="minorHAnsi" w:eastAsiaTheme="minorHAnsi" w:hAnsiTheme="minorHAnsi" w:cstheme="minorBidi"/>
          <w:b w:val="0"/>
          <w:bCs w:val="0"/>
          <w:color w:val="auto"/>
        </w:rPr>
        <w:commentReference w:id="415"/>
      </w:r>
    </w:p>
    <w:p w14:paraId="50912603" w14:textId="77777777" w:rsidR="00BB0D19" w:rsidRDefault="00BB0D19" w:rsidP="00BB0D19">
      <w:pPr>
        <w:pStyle w:val="BodyText"/>
        <w:numPr>
          <w:ilvl w:val="0"/>
          <w:numId w:val="36"/>
        </w:numPr>
      </w:pPr>
      <w:r w:rsidRPr="0054153E">
        <w:t xml:space="preserve">The abbreviations </w:t>
      </w:r>
      <w:r w:rsidRPr="0054153E">
        <w:rPr>
          <w:i/>
          <w:iCs/>
        </w:rPr>
        <w:t>ibid</w:t>
      </w:r>
      <w:r w:rsidRPr="0054153E">
        <w:t xml:space="preserve">, </w:t>
      </w:r>
      <w:proofErr w:type="spellStart"/>
      <w:r w:rsidRPr="0054153E">
        <w:rPr>
          <w:i/>
          <w:iCs/>
        </w:rPr>
        <w:t>ebd</w:t>
      </w:r>
      <w:proofErr w:type="spellEnd"/>
      <w:r w:rsidRPr="0054153E">
        <w:t xml:space="preserve">., </w:t>
      </w:r>
      <w:proofErr w:type="spellStart"/>
      <w:r w:rsidRPr="0054153E">
        <w:rPr>
          <w:i/>
          <w:iCs/>
        </w:rPr>
        <w:t>a.a.O.</w:t>
      </w:r>
      <w:proofErr w:type="spellEnd"/>
      <w:r w:rsidRPr="0054153E">
        <w:t xml:space="preserve">, </w:t>
      </w:r>
      <w:r w:rsidRPr="0054153E">
        <w:rPr>
          <w:i/>
          <w:iCs/>
        </w:rPr>
        <w:t>op. cit.</w:t>
      </w:r>
      <w:r w:rsidRPr="0054153E">
        <w:t xml:space="preserve">, </w:t>
      </w:r>
      <w:r w:rsidRPr="0054153E">
        <w:rPr>
          <w:i/>
          <w:iCs/>
        </w:rPr>
        <w:t>p.</w:t>
      </w:r>
      <w:r w:rsidRPr="0054153E">
        <w:t xml:space="preserve"> and </w:t>
      </w:r>
      <w:r w:rsidRPr="0054153E">
        <w:rPr>
          <w:i/>
          <w:iCs/>
        </w:rPr>
        <w:t>pp.</w:t>
      </w:r>
      <w:r>
        <w:t xml:space="preserve"> in your citations.</w:t>
      </w:r>
    </w:p>
    <w:p w14:paraId="6B6C1203" w14:textId="77777777" w:rsidR="00BB0D19" w:rsidRDefault="00BB0D19" w:rsidP="00BB0D19">
      <w:pPr>
        <w:pStyle w:val="BodyText"/>
        <w:numPr>
          <w:ilvl w:val="0"/>
          <w:numId w:val="36"/>
        </w:numPr>
      </w:pPr>
      <w:r>
        <w:t>Referencing pages.</w:t>
      </w:r>
    </w:p>
    <w:p w14:paraId="2BFBDD86" w14:textId="77777777" w:rsidR="00BB0D19" w:rsidRDefault="00BB0D19" w:rsidP="00BB0D19">
      <w:pPr>
        <w:pStyle w:val="BodyText"/>
        <w:numPr>
          <w:ilvl w:val="0"/>
          <w:numId w:val="36"/>
        </w:numPr>
      </w:pPr>
      <w:r w:rsidRPr="0054153E">
        <w:t>Indentation with space characters or tabs</w:t>
      </w:r>
      <w:r>
        <w:t>.</w:t>
      </w:r>
    </w:p>
    <w:p w14:paraId="786E2ED3" w14:textId="77777777" w:rsidR="00BB0D19" w:rsidRDefault="00BB0D19" w:rsidP="00BB0D19">
      <w:pPr>
        <w:pStyle w:val="BodyText"/>
        <w:numPr>
          <w:ilvl w:val="0"/>
          <w:numId w:val="36"/>
        </w:numPr>
      </w:pPr>
      <w:r w:rsidRPr="0054153E">
        <w:rPr>
          <w:highlight w:val="yellow"/>
        </w:rPr>
        <w:t>Highlights</w:t>
      </w:r>
      <w:r>
        <w:t xml:space="preserve"> and </w:t>
      </w:r>
      <w:r w:rsidRPr="0054153E">
        <w:rPr>
          <w:u w:val="single"/>
        </w:rPr>
        <w:t>underlines</w:t>
      </w:r>
      <w:r>
        <w:t>.</w:t>
      </w:r>
    </w:p>
    <w:p w14:paraId="6786E941" w14:textId="3ADCF1C6" w:rsidR="00BB0D19" w:rsidRDefault="00BB0D19" w:rsidP="005653C3">
      <w:pPr>
        <w:pStyle w:val="BodyText"/>
        <w:numPr>
          <w:ilvl w:val="0"/>
          <w:numId w:val="36"/>
        </w:numPr>
      </w:pPr>
      <w:r>
        <w:t>Mismatching or incorrect quotation marks (e.g. ″…</w:t>
      </w:r>
      <w:r w:rsidRPr="00423DA4">
        <w:rPr>
          <w:rFonts w:ascii="Times New Roman" w:hAnsi="Times New Roman" w:cs="Times New Roman"/>
        </w:rPr>
        <w:t>‶</w:t>
      </w:r>
      <w:r>
        <w:t xml:space="preserve"> instead of correct “…”).</w:t>
      </w:r>
    </w:p>
    <w:p w14:paraId="606A5C8C" w14:textId="77777777" w:rsidR="00E70648" w:rsidRDefault="00E70648" w:rsidP="00E70648">
      <w:pPr>
        <w:pStyle w:val="BodyText"/>
        <w:rPr>
          <w:ins w:id="419" w:author="Pawel KAMINSKI" w:date="2025-02-03T13:45:00Z"/>
        </w:rPr>
      </w:pPr>
    </w:p>
    <w:p w14:paraId="27C406B8" w14:textId="77777777" w:rsidR="00185195" w:rsidRDefault="00185195" w:rsidP="00E70648">
      <w:pPr>
        <w:pStyle w:val="BodyText"/>
        <w:rPr>
          <w:ins w:id="420" w:author="Pawel KAMINSKI" w:date="2025-02-03T13:45:00Z"/>
        </w:rPr>
      </w:pPr>
    </w:p>
    <w:p w14:paraId="5AE4E77C" w14:textId="77777777" w:rsidR="00185195" w:rsidRDefault="00185195" w:rsidP="00E70648">
      <w:pPr>
        <w:pStyle w:val="BodyText"/>
        <w:rPr>
          <w:ins w:id="421" w:author="Pawel KAMINSKI" w:date="2025-02-03T13:45:00Z"/>
        </w:rPr>
      </w:pPr>
    </w:p>
    <w:p w14:paraId="6E77C13E" w14:textId="77777777" w:rsidR="00185195" w:rsidRDefault="00185195" w:rsidP="00E70648">
      <w:pPr>
        <w:pStyle w:val="BodyText"/>
        <w:rPr>
          <w:ins w:id="422" w:author="Pawel KAMINSKI" w:date="2025-02-03T13:45:00Z"/>
        </w:rPr>
      </w:pPr>
    </w:p>
    <w:p w14:paraId="01828DD1" w14:textId="77777777" w:rsidR="00185195" w:rsidRDefault="00185195" w:rsidP="00E70648">
      <w:pPr>
        <w:pStyle w:val="BodyText"/>
        <w:rPr>
          <w:ins w:id="423" w:author="Pawel KAMINSKI" w:date="2025-02-03T13:45:00Z"/>
        </w:rPr>
      </w:pPr>
    </w:p>
    <w:p w14:paraId="6795A3D4" w14:textId="77777777" w:rsidR="00185195" w:rsidRDefault="00185195" w:rsidP="00E70648">
      <w:pPr>
        <w:pStyle w:val="BodyText"/>
        <w:rPr>
          <w:ins w:id="424" w:author="Pawel KAMINSKI" w:date="2025-02-03T13:45:00Z"/>
        </w:rPr>
      </w:pPr>
    </w:p>
    <w:p w14:paraId="5625C515" w14:textId="77777777" w:rsidR="00185195" w:rsidRDefault="00185195" w:rsidP="00E70648">
      <w:pPr>
        <w:pStyle w:val="BodyText"/>
        <w:rPr>
          <w:ins w:id="425" w:author="Pawel KAMINSKI" w:date="2025-02-03T13:45:00Z"/>
        </w:rPr>
      </w:pPr>
    </w:p>
    <w:p w14:paraId="77024793" w14:textId="77777777" w:rsidR="00185195" w:rsidRPr="007F40ED" w:rsidRDefault="00185195" w:rsidP="00E70648">
      <w:pPr>
        <w:pStyle w:val="BodyText"/>
      </w:pPr>
    </w:p>
    <w:sectPr w:rsidR="00185195" w:rsidRPr="007F40E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Deutsch, Verena" w:date="2024-04-29T15:24:00Z" w:initials="DV">
    <w:p w14:paraId="3BB1D611" w14:textId="77777777" w:rsidR="00DE33DE" w:rsidRDefault="006D096D">
      <w:pPr>
        <w:pStyle w:val="CommentText"/>
      </w:pPr>
      <w:r>
        <w:rPr>
          <w:rStyle w:val="CommentReference"/>
        </w:rPr>
        <w:annotationRef/>
      </w:r>
      <w:r w:rsidR="00DE33DE">
        <w:t xml:space="preserve">General note on heading levels and Title Case vs. Sentence Case: </w:t>
      </w:r>
      <w:r w:rsidR="00DE33DE">
        <w:br/>
        <w:t xml:space="preserve">The options are: </w:t>
      </w:r>
      <w:r w:rsidR="00DE33DE">
        <w:br/>
        <w:t>a) Title Case of chapter main heading; followed by Sentence Case for all headings within the chapter.</w:t>
      </w:r>
      <w:r w:rsidR="00DE33DE">
        <w:br/>
        <w:t>b) Title Case for all headings</w:t>
      </w:r>
      <w:r w:rsidR="00DE33DE">
        <w:br/>
        <w:t>c) Sentence Case for all headings</w:t>
      </w:r>
      <w:r w:rsidR="00DE33DE">
        <w:br/>
        <w:t>(b and a have been commonly used in the SDHH book series so far and would therefore be our preference)</w:t>
      </w:r>
      <w:r w:rsidR="00DE33DE">
        <w:br/>
      </w:r>
      <w:r w:rsidR="00DE33DE">
        <w:br/>
        <w:t>Not an option, because highly unusual: Sentence Case of the main heading, followed by Title Case</w:t>
      </w:r>
    </w:p>
  </w:comment>
  <w:comment w:id="29" w:author="Deutsch, Verena" w:date="2024-04-29T15:41:00Z" w:initials="DV">
    <w:p w14:paraId="3CBA4EE3" w14:textId="1E246100" w:rsidR="0E5142CA" w:rsidRDefault="0E5142CA">
      <w:pPr>
        <w:pStyle w:val="CommentText"/>
      </w:pPr>
      <w:r>
        <w:t xml:space="preserve">Furthermore, a decision regarding the hierarchy level of the main chapter heading should be made and applied consistently. On the platform, "general remarks" seems to be missing a general main heading if you compare it to the second section ("guidlines on MS word"). I think the formatting of section 3 (interactive elements) is best since it has a clear heading (visible on top and to the left) but this main heading doesn't get repeated as part of the content on the right hand side. </w:t>
      </w:r>
      <w:r>
        <w:rPr>
          <w:rStyle w:val="CommentReference"/>
        </w:rPr>
        <w:annotationRef/>
      </w:r>
    </w:p>
    <w:p w14:paraId="491960A3" w14:textId="646F925C" w:rsidR="0E5142CA" w:rsidRDefault="0E5142CA">
      <w:pPr>
        <w:pStyle w:val="CommentText"/>
      </w:pPr>
    </w:p>
  </w:comment>
  <w:comment w:id="30" w:author="Deutsch, Verena" w:date="2024-04-29T15:42:00Z" w:initials="DV">
    <w:p w14:paraId="10252CC0" w14:textId="2F87EB3C" w:rsidR="00C576F1" w:rsidRDefault="00C576F1">
      <w:pPr>
        <w:pStyle w:val="CommentText"/>
      </w:pPr>
      <w:r>
        <w:rPr>
          <w:rStyle w:val="CommentReference"/>
        </w:rPr>
        <w:annotationRef/>
      </w:r>
      <w:r>
        <w:rPr>
          <w:noProof/>
        </w:rPr>
        <w:drawing>
          <wp:inline distT="0" distB="0" distL="0" distR="0" wp14:anchorId="0C5837FD" wp14:editId="1783A36B">
            <wp:extent cx="5943600" cy="1402080"/>
            <wp:effectExtent l="0" t="0" r="0" b="7620"/>
            <wp:docPr id="148386739" name="Picture 1483867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1402080"/>
                    </a:xfrm>
                    <a:prstGeom prst="rect">
                      <a:avLst/>
                    </a:prstGeom>
                  </pic:spPr>
                </pic:pic>
              </a:graphicData>
            </a:graphic>
          </wp:inline>
        </w:drawing>
      </w:r>
    </w:p>
  </w:comment>
  <w:comment w:id="31" w:author="Deutsch, Verena" w:date="2024-04-29T15:42:00Z" w:initials="DV">
    <w:p w14:paraId="45E75D1D" w14:textId="01690BCE" w:rsidR="00C576F1" w:rsidRDefault="00C576F1">
      <w:pPr>
        <w:pStyle w:val="CommentText"/>
      </w:pPr>
      <w:r>
        <w:rPr>
          <w:rStyle w:val="CommentReference"/>
        </w:rPr>
        <w:annotationRef/>
      </w:r>
      <w:r>
        <w:rPr>
          <w:noProof/>
        </w:rPr>
        <w:drawing>
          <wp:inline distT="0" distB="0" distL="0" distR="0" wp14:anchorId="35F6810E" wp14:editId="407C6260">
            <wp:extent cx="5943600" cy="1467485"/>
            <wp:effectExtent l="0" t="0" r="0" b="0"/>
            <wp:docPr id="747118373" name="Picture 7471183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1467485"/>
                    </a:xfrm>
                    <a:prstGeom prst="rect">
                      <a:avLst/>
                    </a:prstGeom>
                  </pic:spPr>
                </pic:pic>
              </a:graphicData>
            </a:graphic>
          </wp:inline>
        </w:drawing>
      </w:r>
    </w:p>
  </w:comment>
  <w:comment w:id="32" w:author="Deutsch, Verena" w:date="2024-04-29T15:42:00Z" w:initials="DV">
    <w:p w14:paraId="44655090" w14:textId="00F8FEB2" w:rsidR="00E3534C" w:rsidRDefault="00E3534C">
      <w:pPr>
        <w:pStyle w:val="CommentText"/>
      </w:pPr>
      <w:r>
        <w:rPr>
          <w:rStyle w:val="CommentReference"/>
        </w:rPr>
        <w:annotationRef/>
      </w:r>
      <w:r>
        <w:rPr>
          <w:noProof/>
        </w:rPr>
        <w:drawing>
          <wp:inline distT="0" distB="0" distL="0" distR="0" wp14:anchorId="6B4FA1A4" wp14:editId="475CA71C">
            <wp:extent cx="5943600" cy="1216025"/>
            <wp:effectExtent l="0" t="0" r="0" b="3175"/>
            <wp:docPr id="1933896252" name="Picture 19338962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1216025"/>
                    </a:xfrm>
                    <a:prstGeom prst="rect">
                      <a:avLst/>
                    </a:prstGeom>
                  </pic:spPr>
                </pic:pic>
              </a:graphicData>
            </a:graphic>
          </wp:inline>
        </w:drawing>
      </w:r>
    </w:p>
  </w:comment>
  <w:comment w:id="33" w:author="Gabor Mihaly TOTH" w:date="2024-05-28T09:15:00Z" w:initials="GT">
    <w:p w14:paraId="603E9161" w14:textId="357E146A" w:rsidR="00D8230E" w:rsidRDefault="00D8230E">
      <w:pPr>
        <w:pStyle w:val="CommentText"/>
      </w:pPr>
      <w:r>
        <w:rPr>
          <w:rStyle w:val="CommentReference"/>
        </w:rPr>
        <w:annotationRef/>
      </w:r>
      <w:r w:rsidRPr="26AB8303">
        <w:t>@verena.deutsch@degruyter.com this is unclear to me, please describe in the text itself</w:t>
      </w:r>
    </w:p>
  </w:comment>
  <w:comment w:id="34" w:author="Pawel KAMINSKI" w:date="2024-06-03T12:11:00Z" w:initials="PK">
    <w:p w14:paraId="7BDA6915" w14:textId="77777777" w:rsidR="008F5633" w:rsidRDefault="001C45AC">
      <w:pPr>
        <w:pStyle w:val="CommentText"/>
      </w:pPr>
      <w:r>
        <w:rPr>
          <w:rStyle w:val="CommentReference"/>
        </w:rPr>
        <w:annotationRef/>
      </w:r>
      <w:r w:rsidR="008F5633">
        <w:t>We should have a broader discussion about how to approach those kinds of rules.</w:t>
      </w:r>
    </w:p>
    <w:p w14:paraId="04FE43A4" w14:textId="77777777" w:rsidR="008F5633" w:rsidRDefault="008F5633">
      <w:pPr>
        <w:pStyle w:val="CommentText"/>
      </w:pPr>
      <w:r>
        <w:rPr>
          <w:b/>
          <w:bCs/>
        </w:rPr>
        <w:t>Approach 1)</w:t>
      </w:r>
      <w:r>
        <w:t xml:space="preserve"> This is a problem that can be easily detected by the computer. The platform can easily check the headings and show the warnings on the web page to the author (e.g. as a checklist) or send it by mail.</w:t>
      </w:r>
    </w:p>
    <w:p w14:paraId="2975AB8B" w14:textId="77777777" w:rsidR="008F5633" w:rsidRDefault="008F5633">
      <w:pPr>
        <w:pStyle w:val="CommentText"/>
      </w:pPr>
      <w:r>
        <w:rPr>
          <w:b/>
          <w:bCs/>
        </w:rPr>
        <w:t>Approach 2)</w:t>
      </w:r>
      <w:r>
        <w:t xml:space="preserve"> In easy rules like this the platform can not only validate it, but also automatically fix it for all outputs (i.e. for the digital version and for the file from which the paper version will be made). The downside will be that the platform won’t be able to change the input Word file, so there will be a small discrepancy between the input and the output.</w:t>
      </w:r>
    </w:p>
    <w:p w14:paraId="7F6B184A" w14:textId="77777777" w:rsidR="008F5633" w:rsidRDefault="008F5633" w:rsidP="00515FFF">
      <w:pPr>
        <w:pStyle w:val="CommentText"/>
      </w:pPr>
      <w:r>
        <w:br/>
        <w:t>I am strongly for the first approach. Authors/editors should have a final say.</w:t>
      </w:r>
      <w:r>
        <w:br/>
      </w:r>
      <w:r>
        <w:br/>
        <w:t>As for the</w:t>
      </w:r>
      <w:r>
        <w:rPr>
          <w:b/>
          <w:bCs/>
        </w:rPr>
        <w:t xml:space="preserve"> </w:t>
      </w:r>
      <w:r>
        <w:t>consistent heading styling, it is important to note that all “Heading 1” titles will be automatically included in the Table of Contents. Therefore in most cases a book should be split into chapters, one file per chapter, with a single “Heading 1” title per file/chapter. I can write a validation rule to check if there is only one “Heading 1” title per file and another validation rule to check if the heading hierarchy is preserved, e.g. if after heading 1 there is a heading 2 and not heading 3.</w:t>
      </w:r>
    </w:p>
  </w:comment>
  <w:comment w:id="37" w:author="Deutsch, Verena [2]" w:date="2024-04-16T16:44:00Z" w:initials="DV">
    <w:p w14:paraId="78F8C29B" w14:textId="74D2702F" w:rsidR="00E6075A" w:rsidRDefault="009D36B0" w:rsidP="247DB3CB">
      <w:pPr>
        <w:pStyle w:val="CommentText"/>
      </w:pPr>
      <w:r>
        <w:rPr>
          <w:rStyle w:val="CommentReference"/>
        </w:rPr>
        <w:annotationRef/>
      </w:r>
      <w:r w:rsidR="247DB3CB">
        <w:t>I know we will start by publishing only monographs, but you are talking about an anthology further down the document (which I think is a good thing), so maybe we can replace this with the word "Publication" or something similar.</w:t>
      </w:r>
    </w:p>
  </w:comment>
  <w:comment w:id="38" w:author="Gabor Mihaly TOTH" w:date="2024-05-28T09:18:00Z" w:initials="GT">
    <w:p w14:paraId="4D012C86" w14:textId="3A3DA4BA" w:rsidR="00D8230E" w:rsidRDefault="00D8230E">
      <w:pPr>
        <w:pStyle w:val="CommentText"/>
      </w:pPr>
      <w:r>
        <w:rPr>
          <w:rStyle w:val="CommentReference"/>
        </w:rPr>
        <w:annotationRef/>
      </w:r>
      <w:r>
        <w:fldChar w:fldCharType="begin"/>
      </w:r>
      <w:r>
        <w:instrText xml:space="preserve"> HYPERLINK "mailto:pawel.kaminski@uni.lu"</w:instrText>
      </w:r>
      <w:bookmarkStart w:id="40" w:name="_@_99A17677DD8C4B33B7804BAF3DBF4A63Z"/>
      <w:r>
        <w:fldChar w:fldCharType="separate"/>
      </w:r>
      <w:bookmarkEnd w:id="40"/>
      <w:r w:rsidRPr="508211EC">
        <w:rPr>
          <w:rStyle w:val="Mention"/>
          <w:noProof/>
        </w:rPr>
        <w:t>@Pawel KAMINSKI</w:t>
      </w:r>
      <w:r>
        <w:fldChar w:fldCharType="end"/>
      </w:r>
      <w:r w:rsidRPr="2240F792">
        <w:t xml:space="preserve"> remove it</w:t>
      </w:r>
    </w:p>
  </w:comment>
  <w:comment w:id="39" w:author="Pawel KAMINSKI" w:date="2024-06-03T12:12:00Z" w:initials="PK">
    <w:p w14:paraId="111C499D" w14:textId="77777777" w:rsidR="00D23060" w:rsidRDefault="00D23060" w:rsidP="00515FFF">
      <w:pPr>
        <w:pStyle w:val="CommentText"/>
      </w:pPr>
      <w:r>
        <w:rPr>
          <w:rStyle w:val="CommentReference"/>
        </w:rPr>
        <w:annotationRef/>
      </w:r>
      <w:r>
        <w:t>We should have a broader discussion about the name of this project. Then we could just insert the name here and refer to the platform by its name.</w:t>
      </w:r>
    </w:p>
  </w:comment>
  <w:comment w:id="41" w:author="Deutsch, Verena [2]" w:date="2024-04-16T17:09:00Z" w:initials="DV">
    <w:p w14:paraId="7D7A6219" w14:textId="48DB39F5" w:rsidR="009F2EB2" w:rsidRDefault="009F2EB2" w:rsidP="001D4E67">
      <w:pPr>
        <w:pStyle w:val="CommentText"/>
      </w:pPr>
      <w:r>
        <w:rPr>
          <w:rStyle w:val="CommentReference"/>
        </w:rPr>
        <w:annotationRef/>
      </w:r>
      <w:r>
        <w:t>We could upload the series stylesheet / our history stylesheet since the first test volumes will be part of the SDHH series</w:t>
      </w:r>
    </w:p>
  </w:comment>
  <w:comment w:id="60" w:author="Gabor Mihaly TOTH" w:date="2024-05-28T09:16:00Z" w:initials="GT">
    <w:p w14:paraId="23ADEE30" w14:textId="71085439" w:rsidR="00D8230E" w:rsidRDefault="00D8230E">
      <w:pPr>
        <w:pStyle w:val="CommentText"/>
      </w:pPr>
      <w:r>
        <w:rPr>
          <w:rStyle w:val="CommentReference"/>
        </w:rPr>
        <w:annotationRef/>
      </w:r>
      <w:r>
        <w:fldChar w:fldCharType="begin"/>
      </w:r>
      <w:r>
        <w:instrText xml:space="preserve"> HYPERLINK "mailto:pawel.kaminski@uni.lu"</w:instrText>
      </w:r>
      <w:bookmarkStart w:id="62" w:name="_@_644EFA51C0F348F2ADD59591E5F5DAE1Z"/>
      <w:r>
        <w:fldChar w:fldCharType="separate"/>
      </w:r>
      <w:bookmarkEnd w:id="62"/>
      <w:r w:rsidRPr="69BEF16A">
        <w:rPr>
          <w:rStyle w:val="Mention"/>
          <w:noProof/>
        </w:rPr>
        <w:t>@Pawel KAMINSKI</w:t>
      </w:r>
      <w:r>
        <w:fldChar w:fldCharType="end"/>
      </w:r>
      <w:r w:rsidRPr="51A91083">
        <w:t xml:space="preserve"> add it</w:t>
      </w:r>
    </w:p>
  </w:comment>
  <w:comment w:id="61" w:author="Pawel KAMINSKI" w:date="2024-06-03T17:01:00Z" w:initials="PK">
    <w:p w14:paraId="346F44FD" w14:textId="77777777" w:rsidR="00DA4574" w:rsidRDefault="0003676E" w:rsidP="00515FFF">
      <w:pPr>
        <w:pStyle w:val="CommentText"/>
      </w:pPr>
      <w:r>
        <w:rPr>
          <w:rStyle w:val="CommentReference"/>
        </w:rPr>
        <w:annotationRef/>
      </w:r>
      <w:r w:rsidR="00DA4574">
        <w:t>I made the template but first we have to create some stable place where it can be downloaded from.</w:t>
      </w:r>
    </w:p>
  </w:comment>
  <w:comment w:id="64" w:author="Deutsch, Verena" w:date="2024-04-29T15:43:00Z" w:initials="DV">
    <w:p w14:paraId="32FC3552" w14:textId="5CEF014A" w:rsidR="00E3534C" w:rsidRDefault="00E3534C">
      <w:pPr>
        <w:pStyle w:val="CommentText"/>
      </w:pPr>
      <w:r>
        <w:rPr>
          <w:rStyle w:val="CommentReference"/>
        </w:rPr>
        <w:annotationRef/>
      </w:r>
      <w:r>
        <w:t>This and all following should probably be Heading 2.</w:t>
      </w:r>
    </w:p>
  </w:comment>
  <w:comment w:id="65" w:author="Gabor Mihaly TOTH" w:date="2024-05-28T09:19:00Z" w:initials="GT">
    <w:p w14:paraId="7A4DBF0A" w14:textId="59C08BF1" w:rsidR="00D8230E" w:rsidRDefault="00D8230E">
      <w:pPr>
        <w:pStyle w:val="CommentText"/>
      </w:pPr>
      <w:r>
        <w:rPr>
          <w:rStyle w:val="CommentReference"/>
        </w:rPr>
        <w:annotationRef/>
      </w:r>
      <w:r>
        <w:fldChar w:fldCharType="begin"/>
      </w:r>
      <w:r>
        <w:instrText xml:space="preserve"> HYPERLINK "mailto:pawel.kaminski@uni.lu"</w:instrText>
      </w:r>
      <w:bookmarkStart w:id="69" w:name="_@_A7DA70355AD841BC96466F04868BBCB6Z"/>
      <w:r>
        <w:fldChar w:fldCharType="separate"/>
      </w:r>
      <w:bookmarkEnd w:id="69"/>
      <w:r w:rsidRPr="4670025D">
        <w:rPr>
          <w:rStyle w:val="Mention"/>
          <w:noProof/>
        </w:rPr>
        <w:t>@Pawel KAMINSKI</w:t>
      </w:r>
      <w:r>
        <w:fldChar w:fldCharType="end"/>
      </w:r>
      <w:r w:rsidRPr="048AD8BE">
        <w:t xml:space="preserve"> pls ammend it</w:t>
      </w:r>
    </w:p>
    <w:p w14:paraId="6FE41CE6" w14:textId="7BECA1B2" w:rsidR="00D8230E" w:rsidRDefault="00D8230E">
      <w:pPr>
        <w:pStyle w:val="CommentText"/>
      </w:pPr>
    </w:p>
  </w:comment>
  <w:comment w:id="135" w:author="Gabor Mihaly TOTH" w:date="2024-05-28T09:17:00Z" w:initials="GT">
    <w:p w14:paraId="7AB8521E" w14:textId="7FFD5D30" w:rsidR="00D8230E" w:rsidRPr="005A600A" w:rsidRDefault="00D8230E">
      <w:pPr>
        <w:pStyle w:val="CommentText"/>
        <w:rPr>
          <w:rFonts w:ascii="Segoe UI Emoji" w:hAnsi="Segoe UI Emoji"/>
        </w:rPr>
      </w:pPr>
      <w:r>
        <w:rPr>
          <w:rStyle w:val="CommentReference"/>
        </w:rPr>
        <w:annotationRef/>
      </w:r>
      <w:r>
        <w:fldChar w:fldCharType="begin"/>
      </w:r>
      <w:r>
        <w:instrText xml:space="preserve"> HYPERLINK "mailto:pawel.kaminski@uni.lu"</w:instrText>
      </w:r>
      <w:bookmarkStart w:id="137" w:name="_@_F5882CB9CDD9432B93D00495DC05A8F9Z"/>
      <w:r>
        <w:fldChar w:fldCharType="separate"/>
      </w:r>
      <w:bookmarkEnd w:id="137"/>
      <w:r w:rsidRPr="185AC2C9">
        <w:rPr>
          <w:rStyle w:val="Mention"/>
          <w:noProof/>
        </w:rPr>
        <w:t>@Pawel KAMINSKI</w:t>
      </w:r>
      <w:r>
        <w:fldChar w:fldCharType="end"/>
      </w:r>
      <w:r w:rsidRPr="4A865CF6">
        <w:t xml:space="preserve"> add it</w:t>
      </w:r>
    </w:p>
  </w:comment>
  <w:comment w:id="136" w:author="Pawel KAMINSKI" w:date="2024-06-03T16:27:00Z" w:initials="PK">
    <w:p w14:paraId="7E9B7126" w14:textId="77777777" w:rsidR="005A600A" w:rsidRDefault="005A600A" w:rsidP="00515FFF">
      <w:pPr>
        <w:pStyle w:val="CommentText"/>
      </w:pPr>
      <w:r>
        <w:rPr>
          <w:rStyle w:val="CommentReference"/>
        </w:rPr>
        <w:annotationRef/>
      </w:r>
      <w:r>
        <w:t>👍</w:t>
      </w:r>
    </w:p>
  </w:comment>
  <w:comment w:id="182" w:author="Deutsch, Verena" w:date="2024-04-29T15:43:00Z" w:initials="DV">
    <w:p w14:paraId="25692B22" w14:textId="2A9E35BB" w:rsidR="00D3796A" w:rsidRDefault="002C61E4">
      <w:pPr>
        <w:pStyle w:val="CommentText"/>
      </w:pPr>
      <w:r>
        <w:rPr>
          <w:rStyle w:val="CommentReference"/>
        </w:rPr>
        <w:annotationRef/>
      </w:r>
      <w:r w:rsidR="00D3796A">
        <w:t>Heading 3, etc.</w:t>
      </w:r>
      <w:r w:rsidR="00D3796A">
        <w:br/>
        <w:t>Here you are using Title Case, whereas for the next heading (Submission structure) you are using Sentence case even though they are on the same heading level. See my comment above.</w:t>
      </w:r>
      <w:r w:rsidR="00D3796A">
        <w:br/>
      </w:r>
      <w:r w:rsidR="00D3796A">
        <w:br/>
        <w:t>Not a priority, but if the computer could check for these types of mistakes, that would be fantastic!</w:t>
      </w:r>
    </w:p>
  </w:comment>
  <w:comment w:id="183" w:author="Gabor Mihaly TOTH" w:date="2024-05-28T09:19:00Z" w:initials="GT">
    <w:p w14:paraId="03EAA137" w14:textId="2AFFD16F" w:rsidR="00D8230E" w:rsidRDefault="00D8230E">
      <w:pPr>
        <w:pStyle w:val="CommentText"/>
      </w:pPr>
      <w:r>
        <w:rPr>
          <w:rStyle w:val="CommentReference"/>
        </w:rPr>
        <w:annotationRef/>
      </w:r>
      <w:r>
        <w:fldChar w:fldCharType="begin"/>
      </w:r>
      <w:r>
        <w:instrText xml:space="preserve"> HYPERLINK "mailto:pawel.kaminski@uni.lu"</w:instrText>
      </w:r>
      <w:bookmarkStart w:id="185" w:name="_@_140873DA907049049D6D0DE8CEBEC2EAZ"/>
      <w:r>
        <w:fldChar w:fldCharType="separate"/>
      </w:r>
      <w:bookmarkEnd w:id="185"/>
      <w:r w:rsidRPr="3BF9198A">
        <w:rPr>
          <w:rStyle w:val="Mention"/>
          <w:noProof/>
        </w:rPr>
        <w:t>@Pawel KAMINSKI</w:t>
      </w:r>
      <w:r>
        <w:fldChar w:fldCharType="end"/>
      </w:r>
      <w:r w:rsidRPr="6DEC1CA4">
        <w:t xml:space="preserve"> pls amend it</w:t>
      </w:r>
    </w:p>
  </w:comment>
  <w:comment w:id="184" w:author="Pawel KAMINSKI" w:date="2024-06-03T12:55:00Z" w:initials="PK">
    <w:p w14:paraId="57A7DC4C" w14:textId="77777777" w:rsidR="00010820" w:rsidRDefault="00010820" w:rsidP="00515FFF">
      <w:pPr>
        <w:pStyle w:val="CommentText"/>
      </w:pPr>
      <w:r>
        <w:rPr>
          <w:rStyle w:val="CommentReference"/>
        </w:rPr>
        <w:annotationRef/>
      </w:r>
      <w:r>
        <w:t>I changed to Title Case. I agree, this is a type of a task that the platform can do. The question is: should it just inform about inconsistency or try to remedy it? I am for "inform the user and leave the decision to him/her".</w:t>
      </w:r>
    </w:p>
  </w:comment>
  <w:comment w:id="186" w:author="Deutsch, Verena [2]" w:date="2024-04-16T16:28:00Z" w:initials="DV">
    <w:p w14:paraId="2EA529A7" w14:textId="1515BD9A" w:rsidR="0024609D" w:rsidRDefault="0024609D" w:rsidP="001D4E67">
      <w:pPr>
        <w:pStyle w:val="CommentText"/>
      </w:pPr>
      <w:r>
        <w:rPr>
          <w:rStyle w:val="CommentReference"/>
        </w:rPr>
        <w:annotationRef/>
      </w:r>
      <w:r>
        <w:t>We will need illustrations as separate image files for typesetting, i.e NOT inside the word file. We accept jpg, jpeg, tif and png</w:t>
      </w:r>
    </w:p>
  </w:comment>
  <w:comment w:id="187" w:author="Borlinghaus, Anton" w:date="2024-04-25T11:28:00Z" w:initials="BA">
    <w:p w14:paraId="6AC34F48" w14:textId="15DAF79A" w:rsidR="336905AA" w:rsidRDefault="2FAE333F">
      <w:pPr>
        <w:pStyle w:val="CommentText"/>
      </w:pPr>
      <w:r>
        <w:t>It gets clear further down in the document, but could be mentioned already here that the visualisations ect. has to be submitted separate in an assets folder.</w:t>
      </w:r>
      <w:r w:rsidR="336905AA">
        <w:annotationRef/>
      </w:r>
    </w:p>
  </w:comment>
  <w:comment w:id="188" w:author="Gabor Mihaly TOTH" w:date="2024-05-28T09:20:00Z" w:initials="GT">
    <w:p w14:paraId="05998B3D" w14:textId="259F94BB" w:rsidR="00D8230E" w:rsidRDefault="00D8230E">
      <w:pPr>
        <w:pStyle w:val="CommentText"/>
      </w:pPr>
      <w:r>
        <w:rPr>
          <w:rStyle w:val="CommentReference"/>
        </w:rPr>
        <w:annotationRef/>
      </w:r>
      <w:r>
        <w:fldChar w:fldCharType="begin"/>
      </w:r>
      <w:r>
        <w:instrText xml:space="preserve"> HYPERLINK "mailto:pawel.kaminski@uni.lu"</w:instrText>
      </w:r>
      <w:bookmarkStart w:id="190" w:name="_@_602860A66D4B4F4DA5D1362C81E01409Z"/>
      <w:r>
        <w:fldChar w:fldCharType="separate"/>
      </w:r>
      <w:bookmarkEnd w:id="190"/>
      <w:r w:rsidRPr="71116575">
        <w:rPr>
          <w:rStyle w:val="Mention"/>
          <w:noProof/>
        </w:rPr>
        <w:t>@Pawel KAMINSKI</w:t>
      </w:r>
      <w:r>
        <w:fldChar w:fldCharType="end"/>
      </w:r>
      <w:r w:rsidRPr="17A33C4A">
        <w:t xml:space="preserve"> pls mention it here as Anton says</w:t>
      </w:r>
    </w:p>
    <w:p w14:paraId="75E22FE3" w14:textId="317C8219" w:rsidR="00D8230E" w:rsidRDefault="00D8230E">
      <w:pPr>
        <w:pStyle w:val="CommentText"/>
      </w:pPr>
    </w:p>
  </w:comment>
  <w:comment w:id="189" w:author="Pawel KAMINSKI" w:date="2024-06-03T15:25:00Z" w:initials="PK">
    <w:p w14:paraId="69D8026F" w14:textId="77777777" w:rsidR="008E789D" w:rsidRDefault="0006795E" w:rsidP="00515FFF">
      <w:pPr>
        <w:pStyle w:val="CommentText"/>
      </w:pPr>
      <w:r>
        <w:rPr>
          <w:rStyle w:val="CommentReference"/>
        </w:rPr>
        <w:annotationRef/>
      </w:r>
      <w:r w:rsidR="008E789D">
        <w:t>I agree, clarification is needed here. As a sidenote, if for example an image is missing in the assets folder but included in the Word file, the platform can just save it to the assets folder to the author. Of course, it is still recommended for the author to do that by himself/herself, since by default MS Word does some compression. But in a lot of cases the quality is good enough and we should be able to simplify authors work by doing it for them.</w:t>
      </w:r>
    </w:p>
  </w:comment>
  <w:comment w:id="215" w:author="Borlinghaus, Anton" w:date="2024-04-30T16:02:00Z" w:initials="BA">
    <w:p w14:paraId="76F048E2" w14:textId="459CF5E9" w:rsidR="00F964E7" w:rsidRDefault="00F964E7">
      <w:pPr>
        <w:pStyle w:val="CommentText"/>
      </w:pPr>
      <w:r>
        <w:t>Please add a paragraph on how to submit the assets here an add them to the table.</w:t>
      </w:r>
      <w:r>
        <w:rPr>
          <w:rStyle w:val="CommentReference"/>
        </w:rPr>
        <w:annotationRef/>
      </w:r>
    </w:p>
  </w:comment>
  <w:comment w:id="216" w:author="Pawel KAMINSKI" w:date="2024-06-03T16:28:00Z" w:initials="PK">
    <w:p w14:paraId="1949697C" w14:textId="77777777" w:rsidR="00227C1E" w:rsidRDefault="00227C1E" w:rsidP="00515FFF">
      <w:pPr>
        <w:pStyle w:val="CommentText"/>
      </w:pPr>
      <w:r>
        <w:rPr>
          <w:rStyle w:val="CommentReference"/>
        </w:rPr>
        <w:annotationRef/>
      </w:r>
      <w:r>
        <w:t>👍</w:t>
      </w:r>
    </w:p>
  </w:comment>
  <w:comment w:id="217" w:author="Deutsch, Verena [2]" w:date="2024-04-16T16:28:00Z" w:initials="DV">
    <w:p w14:paraId="4CEC2D06" w14:textId="5F183BC0" w:rsidR="0024609D" w:rsidRDefault="0024609D" w:rsidP="001D4E67">
      <w:pPr>
        <w:pStyle w:val="CommentText"/>
      </w:pPr>
      <w:r>
        <w:rPr>
          <w:rStyle w:val="CommentReference"/>
        </w:rPr>
        <w:annotationRef/>
      </w:r>
      <w:r>
        <w:t>Add illustrations and illustration format here?</w:t>
      </w:r>
    </w:p>
  </w:comment>
  <w:comment w:id="218" w:author="Gabor Mihaly TOTH" w:date="2024-05-28T09:20:00Z" w:initials="GT">
    <w:p w14:paraId="26FBD5C7" w14:textId="7EC28DF1" w:rsidR="00D8230E" w:rsidRDefault="00D8230E">
      <w:pPr>
        <w:pStyle w:val="CommentText"/>
      </w:pPr>
      <w:r>
        <w:rPr>
          <w:rStyle w:val="CommentReference"/>
        </w:rPr>
        <w:annotationRef/>
      </w:r>
      <w:r>
        <w:fldChar w:fldCharType="begin"/>
      </w:r>
      <w:r>
        <w:instrText xml:space="preserve"> HYPERLINK "mailto:pawel.kaminski@uni.lu"</w:instrText>
      </w:r>
      <w:bookmarkStart w:id="220" w:name="_@_4F194CDCBCA1445D874BB412284C17E2Z"/>
      <w:r>
        <w:fldChar w:fldCharType="separate"/>
      </w:r>
      <w:bookmarkEnd w:id="220"/>
      <w:r w:rsidRPr="07AB9D5D">
        <w:rPr>
          <w:rStyle w:val="Mention"/>
          <w:noProof/>
        </w:rPr>
        <w:t>@Pawel KAMINSKI</w:t>
      </w:r>
      <w:r>
        <w:fldChar w:fldCharType="end"/>
      </w:r>
      <w:r w:rsidRPr="5A03791B">
        <w:t xml:space="preserve"> pls do as Anton and Verena say</w:t>
      </w:r>
    </w:p>
  </w:comment>
  <w:comment w:id="219" w:author="Pawel KAMINSKI" w:date="2024-06-03T16:28:00Z" w:initials="PK">
    <w:p w14:paraId="082C9AA5" w14:textId="77777777" w:rsidR="00227C1E" w:rsidRDefault="00227C1E" w:rsidP="00515FFF">
      <w:pPr>
        <w:pStyle w:val="CommentText"/>
      </w:pPr>
      <w:r>
        <w:rPr>
          <w:rStyle w:val="CommentReference"/>
        </w:rPr>
        <w:annotationRef/>
      </w:r>
      <w:r>
        <w:t>👍</w:t>
      </w:r>
    </w:p>
  </w:comment>
  <w:comment w:id="232" w:author="Deutsch, Verena [2]" w:date="2024-04-16T16:28:00Z" w:initials="DV">
    <w:p w14:paraId="2338E1EA" w14:textId="77777777" w:rsidR="003E42D9" w:rsidRDefault="003E42D9" w:rsidP="001D4E67">
      <w:pPr>
        <w:pStyle w:val="CommentText"/>
      </w:pPr>
      <w:r>
        <w:rPr>
          <w:rStyle w:val="CommentReference"/>
        </w:rPr>
        <w:annotationRef/>
      </w:r>
      <w:r>
        <w:t>Add illustrations and illustration format here?</w:t>
      </w:r>
    </w:p>
  </w:comment>
  <w:comment w:id="233" w:author="Gabor Mihaly TOTH" w:date="2024-05-28T09:20:00Z" w:initials="GT">
    <w:p w14:paraId="583F88E6" w14:textId="77777777" w:rsidR="003E42D9" w:rsidRDefault="003E42D9">
      <w:pPr>
        <w:pStyle w:val="CommentText"/>
      </w:pPr>
      <w:r>
        <w:rPr>
          <w:rStyle w:val="CommentReference"/>
        </w:rPr>
        <w:annotationRef/>
      </w:r>
      <w:r>
        <w:fldChar w:fldCharType="begin"/>
      </w:r>
      <w:r>
        <w:instrText xml:space="preserve"> HYPERLINK "mailto:pawel.kaminski@uni.lu"</w:instrText>
      </w:r>
      <w:bookmarkStart w:id="234" w:name="_@_FBA019012145438CA9C5D3CA4218BDFAZ"/>
      <w:r>
        <w:fldChar w:fldCharType="separate"/>
      </w:r>
      <w:bookmarkEnd w:id="234"/>
      <w:r w:rsidRPr="07AB9D5D">
        <w:rPr>
          <w:rStyle w:val="Mention"/>
          <w:noProof/>
        </w:rPr>
        <w:t>@Pawel KAMINSKI</w:t>
      </w:r>
      <w:r>
        <w:fldChar w:fldCharType="end"/>
      </w:r>
      <w:r w:rsidRPr="5A03791B">
        <w:t xml:space="preserve"> pls do as Anton and Verena say</w:t>
      </w:r>
    </w:p>
  </w:comment>
  <w:comment w:id="235" w:author="Pawel KAMINSKI" w:date="2024-06-03T16:28:00Z" w:initials="PK">
    <w:p w14:paraId="1873D6EB" w14:textId="77777777" w:rsidR="003E42D9" w:rsidRDefault="003E42D9" w:rsidP="00515FFF">
      <w:pPr>
        <w:pStyle w:val="CommentText"/>
      </w:pPr>
      <w:r>
        <w:rPr>
          <w:rStyle w:val="CommentReference"/>
        </w:rPr>
        <w:annotationRef/>
      </w:r>
      <w:r>
        <w:t>👍</w:t>
      </w:r>
    </w:p>
  </w:comment>
  <w:comment w:id="271" w:author="Deutsch, Verena [2]" w:date="2024-04-16T16:31:00Z" w:initials="DV">
    <w:p w14:paraId="5E97FB85" w14:textId="27887022" w:rsidR="0024609D" w:rsidRDefault="0024609D" w:rsidP="001D4E67">
      <w:pPr>
        <w:pStyle w:val="CommentText"/>
      </w:pPr>
      <w:r>
        <w:rPr>
          <w:rStyle w:val="CommentReference"/>
        </w:rPr>
        <w:annotationRef/>
      </w:r>
      <w:r>
        <w:t xml:space="preserve">This is great! Will I be able to download the package as a zip-folder, specifically the assets-package? </w:t>
      </w:r>
      <w:r>
        <w:br/>
      </w:r>
      <w:r>
        <w:br/>
        <w:t xml:space="preserve">How to we differentiate between assets that go into the digital version and assets for print/PDF? </w:t>
      </w:r>
    </w:p>
  </w:comment>
  <w:comment w:id="272" w:author="Gabor Mihaly TOTH" w:date="2024-05-28T09:21:00Z" w:initials="GT">
    <w:p w14:paraId="2552C00A" w14:textId="57E5F8C1" w:rsidR="00D8230E" w:rsidRDefault="00D8230E">
      <w:pPr>
        <w:pStyle w:val="CommentText"/>
      </w:pPr>
      <w:r>
        <w:rPr>
          <w:rStyle w:val="CommentReference"/>
        </w:rPr>
        <w:annotationRef/>
      </w:r>
      <w:r w:rsidRPr="36C9D60D">
        <w:t>they go to both</w:t>
      </w:r>
    </w:p>
  </w:comment>
  <w:comment w:id="312" w:author="Deutsch, Verena [2]" w:date="2024-04-16T16:36:00Z" w:initials="DV">
    <w:p w14:paraId="267F3050" w14:textId="77777777" w:rsidR="0024609D" w:rsidRDefault="0024609D" w:rsidP="001D4E67">
      <w:pPr>
        <w:pStyle w:val="CommentText"/>
      </w:pPr>
      <w:r>
        <w:rPr>
          <w:rStyle w:val="CommentReference"/>
        </w:rPr>
        <w:annotationRef/>
      </w:r>
      <w:r>
        <w:t>We need to figure out how we are differentiating between the numbering of figures in the digital version and in the Print/PDF version; i.e. if we talk about Fig. 12, are we talking about fig. 12 in the print or in the digital version (they are not necessarily the same).</w:t>
      </w:r>
    </w:p>
  </w:comment>
  <w:comment w:id="313" w:author="Gabor Mihaly TOTH" w:date="2024-05-28T09:22:00Z" w:initials="GT">
    <w:p w14:paraId="46C539A5" w14:textId="2C5B02B7" w:rsidR="00D8230E" w:rsidRDefault="00D8230E">
      <w:pPr>
        <w:pStyle w:val="CommentText"/>
      </w:pPr>
      <w:r>
        <w:rPr>
          <w:rStyle w:val="CommentReference"/>
        </w:rPr>
        <w:annotationRef/>
      </w:r>
      <w:r w:rsidRPr="3992D5B2">
        <w:t>they must be the same</w:t>
      </w:r>
    </w:p>
  </w:comment>
  <w:comment w:id="314" w:author="Pawel KAMINSKI" w:date="2024-06-03T16:38:00Z" w:initials="PK">
    <w:p w14:paraId="1F6D02A4" w14:textId="77777777" w:rsidR="00614496" w:rsidRDefault="00614496" w:rsidP="00515FFF">
      <w:pPr>
        <w:pStyle w:val="CommentText"/>
      </w:pPr>
      <w:r>
        <w:rPr>
          <w:rStyle w:val="CommentReference"/>
        </w:rPr>
        <w:annotationRef/>
      </w:r>
      <w:r>
        <w:t>I agree, they should always be the same. In case where author included e.g. a video that cannot be rendered in a paper version, it should still be present in the paper version, for example as an image with a still from the video with a QR code.</w:t>
      </w:r>
    </w:p>
  </w:comment>
  <w:comment w:id="323" w:author="Gabor Mihaly TOTH" w:date="2024-05-28T09:23:00Z" w:initials="GT">
    <w:p w14:paraId="1EDA98B8" w14:textId="75D77D88" w:rsidR="00D8230E" w:rsidRDefault="00D8230E">
      <w:pPr>
        <w:pStyle w:val="CommentText"/>
      </w:pPr>
      <w:r>
        <w:rPr>
          <w:rStyle w:val="CommentReference"/>
        </w:rPr>
        <w:annotationRef/>
      </w:r>
      <w:r w:rsidRPr="763B2E26">
        <w:t>describe or remove</w:t>
      </w:r>
    </w:p>
  </w:comment>
  <w:comment w:id="324" w:author="Gabor Mihaly TOTH" w:date="2024-05-28T09:23:00Z" w:initials="GT">
    <w:p w14:paraId="156F43E2" w14:textId="32DBF952" w:rsidR="00D8230E" w:rsidRDefault="00D8230E">
      <w:pPr>
        <w:pStyle w:val="CommentText"/>
      </w:pPr>
      <w:r>
        <w:rPr>
          <w:rStyle w:val="CommentReference"/>
        </w:rPr>
        <w:annotationRef/>
      </w:r>
      <w:r>
        <w:fldChar w:fldCharType="begin"/>
      </w:r>
      <w:r>
        <w:instrText xml:space="preserve"> HYPERLINK "mailto:pawel.kaminski@uni.lu"</w:instrText>
      </w:r>
      <w:bookmarkStart w:id="329" w:name="_@_1C9EBC6A55694D8683E1D1E8CFF5778FZ"/>
      <w:r>
        <w:fldChar w:fldCharType="separate"/>
      </w:r>
      <w:bookmarkEnd w:id="329"/>
      <w:r w:rsidRPr="76700C9E">
        <w:rPr>
          <w:rStyle w:val="Mention"/>
          <w:noProof/>
        </w:rPr>
        <w:t>@Pawel KAMINSKI</w:t>
      </w:r>
      <w:r>
        <w:fldChar w:fldCharType="end"/>
      </w:r>
      <w:r w:rsidRPr="505731DA">
        <w:t xml:space="preserve"> </w:t>
      </w:r>
    </w:p>
  </w:comment>
  <w:comment w:id="325" w:author="Pawel KAMINSKI" w:date="2024-06-03T16:39:00Z" w:initials="PK">
    <w:p w14:paraId="3ED7A9E7" w14:textId="77777777" w:rsidR="0088254E" w:rsidRDefault="0088254E" w:rsidP="00515FFF">
      <w:pPr>
        <w:pStyle w:val="CommentText"/>
      </w:pPr>
      <w:r>
        <w:rPr>
          <w:rStyle w:val="CommentReference"/>
        </w:rPr>
        <w:annotationRef/>
      </w:r>
      <w:r>
        <w:t>👍</w:t>
      </w:r>
    </w:p>
  </w:comment>
  <w:comment w:id="388" w:author="Deutsch, Verena [2]" w:date="2024-04-16T16:39:00Z" w:initials="DV">
    <w:p w14:paraId="2F2E069B" w14:textId="609E432C" w:rsidR="009D36B0" w:rsidRDefault="009D36B0" w:rsidP="001D4E67">
      <w:pPr>
        <w:pStyle w:val="CommentText"/>
      </w:pPr>
      <w:r>
        <w:rPr>
          <w:rStyle w:val="CommentReference"/>
        </w:rPr>
        <w:annotationRef/>
      </w:r>
      <w:r>
        <w:t>Afaik this is not available online but would be provided by me.</w:t>
      </w:r>
    </w:p>
  </w:comment>
  <w:comment w:id="389" w:author="Gabor Mihaly TOTH" w:date="2024-05-28T09:24:00Z" w:initials="GT">
    <w:p w14:paraId="114AFAF9" w14:textId="1DFBC0C5" w:rsidR="00D8230E" w:rsidRDefault="00D8230E">
      <w:pPr>
        <w:pStyle w:val="CommentText"/>
      </w:pPr>
      <w:r>
        <w:rPr>
          <w:rStyle w:val="CommentReference"/>
        </w:rPr>
        <w:annotationRef/>
      </w:r>
      <w:r>
        <w:fldChar w:fldCharType="begin"/>
      </w:r>
      <w:r>
        <w:instrText xml:space="preserve"> HYPERLINK "mailto:pawel.kaminski@uni.lu"</w:instrText>
      </w:r>
      <w:bookmarkStart w:id="391" w:name="_@_B51EC266FDE545FF934EE41F076A4E36Z"/>
      <w:r>
        <w:fldChar w:fldCharType="separate"/>
      </w:r>
      <w:bookmarkEnd w:id="391"/>
      <w:r w:rsidRPr="5DC21088">
        <w:rPr>
          <w:rStyle w:val="Mention"/>
          <w:noProof/>
        </w:rPr>
        <w:t>@Pawel KAMINSKI</w:t>
      </w:r>
      <w:r>
        <w:fldChar w:fldCharType="end"/>
      </w:r>
      <w:r w:rsidRPr="0F991506">
        <w:t xml:space="preserve"> add the email of Anton, who will provide it (Verena will be on leave)</w:t>
      </w:r>
    </w:p>
  </w:comment>
  <w:comment w:id="390" w:author="Pawel KAMINSKI" w:date="2024-06-03T16:46:00Z" w:initials="PK">
    <w:p w14:paraId="71BCF97C" w14:textId="77777777" w:rsidR="004A7AB5" w:rsidRDefault="001B1029" w:rsidP="00515FFF">
      <w:pPr>
        <w:pStyle w:val="CommentText"/>
      </w:pPr>
      <w:r>
        <w:rPr>
          <w:rStyle w:val="CommentReference"/>
        </w:rPr>
        <w:annotationRef/>
      </w:r>
      <w:r w:rsidR="004A7AB5">
        <w:t>Will it be available online in the future so that we can add a simple like to sent authors to the form?</w:t>
      </w:r>
    </w:p>
  </w:comment>
  <w:comment w:id="402" w:author="Deutsch, Verena" w:date="2024-04-29T16:01:00Z" w:initials="DV">
    <w:p w14:paraId="73C76078" w14:textId="38D92636" w:rsidR="07D51B92" w:rsidRDefault="07D51B92">
      <w:pPr>
        <w:pStyle w:val="CommentText"/>
      </w:pPr>
      <w:r>
        <w:t>Our requirement would be for all articles within a collected volume to be consistent in AE/BE and formatting of references etc., i.e. not just uniformity within one contribution but throughout the whole volume.</w:t>
      </w:r>
      <w:r>
        <w:rPr>
          <w:rStyle w:val="CommentReference"/>
        </w:rPr>
        <w:annotationRef/>
      </w:r>
    </w:p>
  </w:comment>
  <w:comment w:id="403" w:author="Gabor Mihaly TOTH" w:date="2024-05-28T09:24:00Z" w:initials="GT">
    <w:p w14:paraId="6677BB27" w14:textId="63D6B1D2" w:rsidR="00D8230E" w:rsidRDefault="00D8230E">
      <w:pPr>
        <w:pStyle w:val="CommentText"/>
      </w:pPr>
      <w:r>
        <w:rPr>
          <w:rStyle w:val="CommentReference"/>
        </w:rPr>
        <w:annotationRef/>
      </w:r>
      <w:r>
        <w:fldChar w:fldCharType="begin"/>
      </w:r>
      <w:r>
        <w:instrText xml:space="preserve"> HYPERLINK "mailto:pawel.kaminski@uni.lu"</w:instrText>
      </w:r>
      <w:bookmarkStart w:id="406" w:name="_@_DE758C3EDF78448895C4EA7BC3CD5E7FZ"/>
      <w:r>
        <w:fldChar w:fldCharType="separate"/>
      </w:r>
      <w:bookmarkEnd w:id="406"/>
      <w:r w:rsidRPr="2923554A">
        <w:rPr>
          <w:rStyle w:val="Mention"/>
          <w:noProof/>
        </w:rPr>
        <w:t>@Pawel KAMINSKI</w:t>
      </w:r>
      <w:r>
        <w:fldChar w:fldCharType="end"/>
      </w:r>
      <w:r w:rsidRPr="19FF9157">
        <w:t xml:space="preserve"> pls add this </w:t>
      </w:r>
    </w:p>
  </w:comment>
  <w:comment w:id="404" w:author="Pawel KAMINSKI" w:date="2024-06-03T16:58:00Z" w:initials="PK">
    <w:p w14:paraId="0C5D9214" w14:textId="77777777" w:rsidR="00BB54D4" w:rsidRDefault="00BB54D4" w:rsidP="00515FFF">
      <w:pPr>
        <w:pStyle w:val="CommentText"/>
      </w:pPr>
      <w:r>
        <w:rPr>
          <w:rStyle w:val="CommentReference"/>
        </w:rPr>
        <w:annotationRef/>
      </w:r>
      <w:r>
        <w:t>I removed the confusing part.</w:t>
      </w:r>
    </w:p>
  </w:comment>
  <w:comment w:id="413" w:author="Deutsch, Verena" w:date="2024-04-29T16:02:00Z" w:initials="DV">
    <w:p w14:paraId="1E316C56" w14:textId="02BE15F2" w:rsidR="07D51B92" w:rsidRDefault="07D51B92">
      <w:pPr>
        <w:pStyle w:val="CommentText"/>
      </w:pPr>
      <w:r>
        <w:t>correct heading level or sub-section to the Formatting section?</w:t>
      </w:r>
      <w:r>
        <w:rPr>
          <w:rStyle w:val="CommentReference"/>
        </w:rPr>
        <w:annotationRef/>
      </w:r>
    </w:p>
  </w:comment>
  <w:comment w:id="414" w:author="Gabor Mihaly TOTH" w:date="2024-05-28T09:25:00Z" w:initials="GT">
    <w:p w14:paraId="20F35398" w14:textId="12D7DD26" w:rsidR="00D8230E" w:rsidRDefault="00D8230E">
      <w:pPr>
        <w:pStyle w:val="CommentText"/>
      </w:pPr>
      <w:r>
        <w:rPr>
          <w:rStyle w:val="CommentReference"/>
        </w:rPr>
        <w:annotationRef/>
      </w:r>
      <w:r>
        <w:fldChar w:fldCharType="begin"/>
      </w:r>
      <w:r>
        <w:instrText xml:space="preserve"> HYPERLINK "mailto:pawel.kaminski@uni.lu"</w:instrText>
      </w:r>
      <w:bookmarkStart w:id="418" w:name="_@_38609CA6FBEC46D499F36D380906528BZ"/>
      <w:r>
        <w:fldChar w:fldCharType="separate"/>
      </w:r>
      <w:bookmarkEnd w:id="418"/>
      <w:r w:rsidRPr="06A3D13B">
        <w:rPr>
          <w:rStyle w:val="Mention"/>
          <w:noProof/>
        </w:rPr>
        <w:t>@Pawel KAMINSKI</w:t>
      </w:r>
      <w:r>
        <w:fldChar w:fldCharType="end"/>
      </w:r>
      <w:r w:rsidRPr="6C1AB804">
        <w:t xml:space="preserve"> pls ammend it</w:t>
      </w:r>
    </w:p>
  </w:comment>
  <w:comment w:id="415" w:author="Pawel KAMINSKI" w:date="2024-06-03T16:58:00Z" w:initials="PK">
    <w:p w14:paraId="0728C67B" w14:textId="77777777" w:rsidR="000161E5" w:rsidRDefault="000161E5" w:rsidP="00515FFF">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B1D611" w15:done="1"/>
  <w15:commentEx w15:paraId="491960A3" w15:paraIdParent="3BB1D611" w15:done="1"/>
  <w15:commentEx w15:paraId="10252CC0" w15:paraIdParent="3BB1D611" w15:done="1"/>
  <w15:commentEx w15:paraId="45E75D1D" w15:paraIdParent="3BB1D611" w15:done="1"/>
  <w15:commentEx w15:paraId="44655090" w15:paraIdParent="3BB1D611" w15:done="1"/>
  <w15:commentEx w15:paraId="603E9161" w15:paraIdParent="3BB1D611" w15:done="1"/>
  <w15:commentEx w15:paraId="7F6B184A" w15:paraIdParent="3BB1D611" w15:done="1"/>
  <w15:commentEx w15:paraId="78F8C29B" w15:done="0"/>
  <w15:commentEx w15:paraId="4D012C86" w15:paraIdParent="78F8C29B" w15:done="0"/>
  <w15:commentEx w15:paraId="111C499D" w15:paraIdParent="78F8C29B" w15:done="0"/>
  <w15:commentEx w15:paraId="7D7A6219" w15:done="1"/>
  <w15:commentEx w15:paraId="23ADEE30" w15:done="0"/>
  <w15:commentEx w15:paraId="346F44FD" w15:paraIdParent="23ADEE30" w15:done="0"/>
  <w15:commentEx w15:paraId="32FC3552" w15:done="1"/>
  <w15:commentEx w15:paraId="6FE41CE6" w15:paraIdParent="32FC3552" w15:done="1"/>
  <w15:commentEx w15:paraId="7AB8521E" w15:done="1"/>
  <w15:commentEx w15:paraId="7E9B7126" w15:paraIdParent="7AB8521E" w15:done="1"/>
  <w15:commentEx w15:paraId="25692B22" w15:done="1"/>
  <w15:commentEx w15:paraId="03EAA137" w15:paraIdParent="25692B22" w15:done="1"/>
  <w15:commentEx w15:paraId="57A7DC4C" w15:paraIdParent="25692B22" w15:done="1"/>
  <w15:commentEx w15:paraId="2EA529A7" w15:done="0"/>
  <w15:commentEx w15:paraId="6AC34F48" w15:paraIdParent="2EA529A7" w15:done="0"/>
  <w15:commentEx w15:paraId="75E22FE3" w15:paraIdParent="2EA529A7" w15:done="0"/>
  <w15:commentEx w15:paraId="69D8026F" w15:paraIdParent="2EA529A7" w15:done="0"/>
  <w15:commentEx w15:paraId="76F048E2" w15:done="1"/>
  <w15:commentEx w15:paraId="1949697C" w15:paraIdParent="76F048E2" w15:done="1"/>
  <w15:commentEx w15:paraId="4CEC2D06" w15:done="1"/>
  <w15:commentEx w15:paraId="26FBD5C7" w15:paraIdParent="4CEC2D06" w15:done="1"/>
  <w15:commentEx w15:paraId="082C9AA5" w15:paraIdParent="4CEC2D06" w15:done="1"/>
  <w15:commentEx w15:paraId="2338E1EA" w15:done="1"/>
  <w15:commentEx w15:paraId="583F88E6" w15:paraIdParent="2338E1EA" w15:done="1"/>
  <w15:commentEx w15:paraId="1873D6EB" w15:paraIdParent="2338E1EA" w15:done="1"/>
  <w15:commentEx w15:paraId="5E97FB85" w15:done="1"/>
  <w15:commentEx w15:paraId="2552C00A" w15:paraIdParent="5E97FB85" w15:done="1"/>
  <w15:commentEx w15:paraId="267F3050" w15:done="0"/>
  <w15:commentEx w15:paraId="46C539A5" w15:paraIdParent="267F3050" w15:done="0"/>
  <w15:commentEx w15:paraId="1F6D02A4" w15:paraIdParent="267F3050" w15:done="0"/>
  <w15:commentEx w15:paraId="1EDA98B8" w15:done="1"/>
  <w15:commentEx w15:paraId="156F43E2" w15:paraIdParent="1EDA98B8" w15:done="1"/>
  <w15:commentEx w15:paraId="3ED7A9E7" w15:paraIdParent="1EDA98B8" w15:done="1"/>
  <w15:commentEx w15:paraId="2F2E069B" w15:done="1"/>
  <w15:commentEx w15:paraId="114AFAF9" w15:paraIdParent="2F2E069B" w15:done="1"/>
  <w15:commentEx w15:paraId="71BCF97C" w15:paraIdParent="2F2E069B" w15:done="1"/>
  <w15:commentEx w15:paraId="73C76078" w15:done="1"/>
  <w15:commentEx w15:paraId="6677BB27" w15:paraIdParent="73C76078" w15:done="1"/>
  <w15:commentEx w15:paraId="0C5D9214" w15:paraIdParent="73C76078" w15:done="1"/>
  <w15:commentEx w15:paraId="1E316C56" w15:done="1"/>
  <w15:commentEx w15:paraId="20F35398" w15:paraIdParent="1E316C56" w15:done="1"/>
  <w15:commentEx w15:paraId="0728C67B" w15:paraIdParent="1E316C5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A3A46" w16cex:dateUtc="2024-04-29T13:24:00Z"/>
  <w16cex:commentExtensible w16cex:durableId="7890EAC7" w16cex:dateUtc="2024-04-29T13:41:00Z"/>
  <w16cex:commentExtensible w16cex:durableId="29DA3E57" w16cex:dateUtc="2024-04-29T13:42:00Z"/>
  <w16cex:commentExtensible w16cex:durableId="29DA3E5C" w16cex:dateUtc="2024-04-29T13:42:00Z"/>
  <w16cex:commentExtensible w16cex:durableId="29DA3E6E" w16cex:dateUtc="2024-04-29T13:42:00Z"/>
  <w16cex:commentExtensible w16cex:durableId="47CDE276" w16cex:dateUtc="2024-05-28T07:15:00Z"/>
  <w16cex:commentExtensible w16cex:durableId="2A083168" w16cex:dateUtc="2024-06-03T10:11:00Z"/>
  <w16cex:commentExtensible w16cex:durableId="29C92956" w16cex:dateUtc="2024-04-16T14:44:00Z"/>
  <w16cex:commentExtensible w16cex:durableId="2F99FE91" w16cex:dateUtc="2024-05-28T07:18:00Z"/>
  <w16cex:commentExtensible w16cex:durableId="2A0831C3" w16cex:dateUtc="2024-06-03T10:12:00Z"/>
  <w16cex:commentExtensible w16cex:durableId="29C92F35" w16cex:dateUtc="2024-04-16T15:09:00Z"/>
  <w16cex:commentExtensible w16cex:durableId="4B676DC1" w16cex:dateUtc="2024-05-28T07:16:00Z"/>
  <w16cex:commentExtensible w16cex:durableId="2A08754D" w16cex:dateUtc="2024-06-03T15:01:00Z"/>
  <w16cex:commentExtensible w16cex:durableId="29DA3E90" w16cex:dateUtc="2024-04-29T13:43:00Z"/>
  <w16cex:commentExtensible w16cex:durableId="5DAF0D88" w16cex:dateUtc="2024-05-28T07:19:00Z"/>
  <w16cex:commentExtensible w16cex:durableId="42E572BD" w16cex:dateUtc="2024-05-28T07:17:00Z"/>
  <w16cex:commentExtensible w16cex:durableId="2A086D67" w16cex:dateUtc="2024-06-03T14:27:00Z"/>
  <w16cex:commentExtensible w16cex:durableId="29DA3EAF" w16cex:dateUtc="2024-04-29T13:43:00Z"/>
  <w16cex:commentExtensible w16cex:durableId="43CDFD47" w16cex:dateUtc="2024-05-28T07:19:00Z"/>
  <w16cex:commentExtensible w16cex:durableId="2A083BBE" w16cex:dateUtc="2024-06-03T10:55:00Z"/>
  <w16cex:commentExtensible w16cex:durableId="29C925A4" w16cex:dateUtc="2024-04-16T14:28:00Z"/>
  <w16cex:commentExtensible w16cex:durableId="2966B0F9" w16cex:dateUtc="2024-04-25T09:28:00Z">
    <w16cex:extLst>
      <w16:ext w16:uri="{CE6994B0-6A32-4C9F-8C6B-6E91EDA988CE}">
        <cr:reactions xmlns:cr="http://schemas.microsoft.com/office/comments/2020/reactions">
          <cr:reaction reactionType="1">
            <cr:reactionInfo dateUtc="2024-04-29T13:44:12Z">
              <cr:user userId="S::verena.deutsch@degruyter.com::1e7f37d7-39c5-4acc-8f74-b4fe78d0bcaf" userProvider="AD" userName="Deutsch, Verena"/>
            </cr:reactionInfo>
          </cr:reaction>
        </cr:reactions>
      </w16:ext>
    </w16cex:extLst>
  </w16cex:commentExtensible>
  <w16cex:commentExtensible w16cex:durableId="6B7E636D" w16cex:dateUtc="2024-05-28T07:20:00Z"/>
  <w16cex:commentExtensible w16cex:durableId="2A085EDE" w16cex:dateUtc="2024-06-03T13:25:00Z"/>
  <w16cex:commentExtensible w16cex:durableId="2F6E4FB6" w16cex:dateUtc="2024-04-30T14:02:00Z"/>
  <w16cex:commentExtensible w16cex:durableId="2A086DB0" w16cex:dateUtc="2024-06-03T14:28:00Z"/>
  <w16cex:commentExtensible w16cex:durableId="29C925C4" w16cex:dateUtc="2024-04-16T14:28:00Z">
    <w16cex:extLst>
      <w16:ext w16:uri="{CE6994B0-6A32-4C9F-8C6B-6E91EDA988CE}">
        <cr:reactions xmlns:cr="http://schemas.microsoft.com/office/comments/2020/reactions">
          <cr:reaction reactionType="1">
            <cr:reactionInfo dateUtc="2024-04-25T09:21:16Z">
              <cr:user userId="S::anton.borlinghaus@degruyter.com::e17d6592-52f8-4029-bbba-7e2c04fe017d" userProvider="AD" userName="Borlinghaus, Anton"/>
            </cr:reactionInfo>
          </cr:reaction>
        </cr:reactions>
      </w16:ext>
    </w16cex:extLst>
  </w16cex:commentExtensible>
  <w16cex:commentExtensible w16cex:durableId="247834DF" w16cex:dateUtc="2024-05-28T07:20:00Z"/>
  <w16cex:commentExtensible w16cex:durableId="2A086DB8" w16cex:dateUtc="2024-06-03T14:28:00Z"/>
  <w16cex:commentExtensible w16cex:durableId="2B0E9686" w16cex:dateUtc="2024-04-16T14:28:00Z">
    <w16cex:extLst>
      <w16:ext w16:uri="{CE6994B0-6A32-4C9F-8C6B-6E91EDA988CE}">
        <cr:reactions xmlns:cr="http://schemas.microsoft.com/office/comments/2020/reactions">
          <cr:reaction reactionType="1">
            <cr:reactionInfo dateUtc="2024-04-25T09:21:16Z">
              <cr:user userId="S::anton.borlinghaus@degruyter.com::e17d6592-52f8-4029-bbba-7e2c04fe017d" userProvider="AD" userName="Borlinghaus, Anton"/>
            </cr:reactionInfo>
          </cr:reaction>
        </cr:reactions>
      </w16:ext>
    </w16cex:extLst>
  </w16cex:commentExtensible>
  <w16cex:commentExtensible w16cex:durableId="2B0E9685" w16cex:dateUtc="2024-05-28T07:20:00Z"/>
  <w16cex:commentExtensible w16cex:durableId="2B0E9684" w16cex:dateUtc="2024-06-03T14:28:00Z"/>
  <w16cex:commentExtensible w16cex:durableId="29C9266B" w16cex:dateUtc="2024-04-16T14:31:00Z"/>
  <w16cex:commentExtensible w16cex:durableId="15D240AF" w16cex:dateUtc="2024-05-28T07:21:00Z"/>
  <w16cex:commentExtensible w16cex:durableId="29C9278D" w16cex:dateUtc="2024-04-16T14:36:00Z">
    <w16cex:extLst>
      <w16:ext w16:uri="{CE6994B0-6A32-4C9F-8C6B-6E91EDA988CE}">
        <cr:reactions xmlns:cr="http://schemas.microsoft.com/office/comments/2020/reactions">
          <cr:reaction reactionType="1">
            <cr:reactionInfo dateUtc="2024-04-25T09:20:47Z">
              <cr:user userId="S::anton.borlinghaus@degruyter.com::e17d6592-52f8-4029-bbba-7e2c04fe017d" userProvider="AD" userName="Borlinghaus, Anton"/>
            </cr:reactionInfo>
          </cr:reaction>
        </cr:reactions>
      </w16:ext>
    </w16cex:extLst>
  </w16cex:commentExtensible>
  <w16cex:commentExtensible w16cex:durableId="2662EA28" w16cex:dateUtc="2024-05-28T07:22:00Z"/>
  <w16cex:commentExtensible w16cex:durableId="2A086FFE" w16cex:dateUtc="2024-06-03T14:38:00Z"/>
  <w16cex:commentExtensible w16cex:durableId="7BCA8BE2" w16cex:dateUtc="2024-05-28T07:23:00Z"/>
  <w16cex:commentExtensible w16cex:durableId="6FFA2A0D" w16cex:dateUtc="2024-05-28T07:23:00Z"/>
  <w16cex:commentExtensible w16cex:durableId="2A087038" w16cex:dateUtc="2024-06-03T14:39:00Z"/>
  <w16cex:commentExtensible w16cex:durableId="29C92849" w16cex:dateUtc="2024-04-16T14:39:00Z"/>
  <w16cex:commentExtensible w16cex:durableId="060FE7A1" w16cex:dateUtc="2024-05-28T07:24:00Z"/>
  <w16cex:commentExtensible w16cex:durableId="2A0871D5" w16cex:dateUtc="2024-06-03T14:46:00Z"/>
  <w16cex:commentExtensible w16cex:durableId="74CDEDD2" w16cex:dateUtc="2024-04-29T14:01:00Z"/>
  <w16cex:commentExtensible w16cex:durableId="2504C7A6" w16cex:dateUtc="2024-05-28T07:24:00Z"/>
  <w16cex:commentExtensible w16cex:durableId="2A0874C9" w16cex:dateUtc="2024-06-03T14:58:00Z"/>
  <w16cex:commentExtensible w16cex:durableId="11702DD8" w16cex:dateUtc="2024-04-29T14:02:00Z"/>
  <w16cex:commentExtensible w16cex:durableId="09A21C94" w16cex:dateUtc="2024-05-28T07:25:00Z"/>
  <w16cex:commentExtensible w16cex:durableId="2A0874B3" w16cex:dateUtc="2024-06-03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B1D611" w16cid:durableId="29DA3A46"/>
  <w16cid:commentId w16cid:paraId="491960A3" w16cid:durableId="7890EAC7"/>
  <w16cid:commentId w16cid:paraId="10252CC0" w16cid:durableId="29DA3E57"/>
  <w16cid:commentId w16cid:paraId="45E75D1D" w16cid:durableId="29DA3E5C"/>
  <w16cid:commentId w16cid:paraId="44655090" w16cid:durableId="29DA3E6E"/>
  <w16cid:commentId w16cid:paraId="603E9161" w16cid:durableId="47CDE276"/>
  <w16cid:commentId w16cid:paraId="7F6B184A" w16cid:durableId="2A083168"/>
  <w16cid:commentId w16cid:paraId="78F8C29B" w16cid:durableId="29C92956"/>
  <w16cid:commentId w16cid:paraId="4D012C86" w16cid:durableId="2F99FE91"/>
  <w16cid:commentId w16cid:paraId="111C499D" w16cid:durableId="2A0831C3"/>
  <w16cid:commentId w16cid:paraId="7D7A6219" w16cid:durableId="29C92F35"/>
  <w16cid:commentId w16cid:paraId="23ADEE30" w16cid:durableId="4B676DC1"/>
  <w16cid:commentId w16cid:paraId="346F44FD" w16cid:durableId="2A08754D"/>
  <w16cid:commentId w16cid:paraId="32FC3552" w16cid:durableId="29DA3E90"/>
  <w16cid:commentId w16cid:paraId="6FE41CE6" w16cid:durableId="5DAF0D88"/>
  <w16cid:commentId w16cid:paraId="7AB8521E" w16cid:durableId="42E572BD"/>
  <w16cid:commentId w16cid:paraId="7E9B7126" w16cid:durableId="2A086D67"/>
  <w16cid:commentId w16cid:paraId="25692B22" w16cid:durableId="29DA3EAF"/>
  <w16cid:commentId w16cid:paraId="03EAA137" w16cid:durableId="43CDFD47"/>
  <w16cid:commentId w16cid:paraId="57A7DC4C" w16cid:durableId="2A083BBE"/>
  <w16cid:commentId w16cid:paraId="2EA529A7" w16cid:durableId="29C925A4"/>
  <w16cid:commentId w16cid:paraId="6AC34F48" w16cid:durableId="2966B0F9"/>
  <w16cid:commentId w16cid:paraId="75E22FE3" w16cid:durableId="6B7E636D"/>
  <w16cid:commentId w16cid:paraId="69D8026F" w16cid:durableId="2A085EDE"/>
  <w16cid:commentId w16cid:paraId="76F048E2" w16cid:durableId="2F6E4FB6"/>
  <w16cid:commentId w16cid:paraId="1949697C" w16cid:durableId="2A086DB0"/>
  <w16cid:commentId w16cid:paraId="4CEC2D06" w16cid:durableId="29C925C4"/>
  <w16cid:commentId w16cid:paraId="26FBD5C7" w16cid:durableId="247834DF"/>
  <w16cid:commentId w16cid:paraId="082C9AA5" w16cid:durableId="2A086DB8"/>
  <w16cid:commentId w16cid:paraId="2338E1EA" w16cid:durableId="2B0E9686"/>
  <w16cid:commentId w16cid:paraId="583F88E6" w16cid:durableId="2B0E9685"/>
  <w16cid:commentId w16cid:paraId="1873D6EB" w16cid:durableId="2B0E9684"/>
  <w16cid:commentId w16cid:paraId="5E97FB85" w16cid:durableId="29C9266B"/>
  <w16cid:commentId w16cid:paraId="2552C00A" w16cid:durableId="15D240AF"/>
  <w16cid:commentId w16cid:paraId="267F3050" w16cid:durableId="29C9278D"/>
  <w16cid:commentId w16cid:paraId="46C539A5" w16cid:durableId="2662EA28"/>
  <w16cid:commentId w16cid:paraId="1F6D02A4" w16cid:durableId="2A086FFE"/>
  <w16cid:commentId w16cid:paraId="1EDA98B8" w16cid:durableId="7BCA8BE2"/>
  <w16cid:commentId w16cid:paraId="156F43E2" w16cid:durableId="6FFA2A0D"/>
  <w16cid:commentId w16cid:paraId="3ED7A9E7" w16cid:durableId="2A087038"/>
  <w16cid:commentId w16cid:paraId="2F2E069B" w16cid:durableId="29C92849"/>
  <w16cid:commentId w16cid:paraId="114AFAF9" w16cid:durableId="060FE7A1"/>
  <w16cid:commentId w16cid:paraId="71BCF97C" w16cid:durableId="2A0871D5"/>
  <w16cid:commentId w16cid:paraId="73C76078" w16cid:durableId="74CDEDD2"/>
  <w16cid:commentId w16cid:paraId="6677BB27" w16cid:durableId="2504C7A6"/>
  <w16cid:commentId w16cid:paraId="0C5D9214" w16cid:durableId="2A0874C9"/>
  <w16cid:commentId w16cid:paraId="1E316C56" w16cid:durableId="11702DD8"/>
  <w16cid:commentId w16cid:paraId="20F35398" w16cid:durableId="09A21C94"/>
  <w16cid:commentId w16cid:paraId="0728C67B" w16cid:durableId="2A0874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DE3A" w14:textId="77777777" w:rsidR="003A0E60" w:rsidRDefault="003A0E60">
      <w:pPr>
        <w:spacing w:after="0"/>
      </w:pPr>
      <w:r>
        <w:separator/>
      </w:r>
    </w:p>
  </w:endnote>
  <w:endnote w:type="continuationSeparator" w:id="0">
    <w:p w14:paraId="69D19E59" w14:textId="77777777" w:rsidR="003A0E60" w:rsidRDefault="003A0E60">
      <w:pPr>
        <w:spacing w:after="0"/>
      </w:pPr>
      <w:r>
        <w:continuationSeparator/>
      </w:r>
    </w:p>
  </w:endnote>
  <w:endnote w:type="continuationNotice" w:id="1">
    <w:p w14:paraId="122B0E0E" w14:textId="77777777" w:rsidR="003A0E60" w:rsidRDefault="003A0E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A3033" w14:textId="77777777" w:rsidR="003A0E60" w:rsidRDefault="003A0E60">
      <w:r>
        <w:separator/>
      </w:r>
    </w:p>
  </w:footnote>
  <w:footnote w:type="continuationSeparator" w:id="0">
    <w:p w14:paraId="48E295CD" w14:textId="77777777" w:rsidR="003A0E60" w:rsidRDefault="003A0E60">
      <w:r>
        <w:continuationSeparator/>
      </w:r>
    </w:p>
  </w:footnote>
  <w:footnote w:type="continuationNotice" w:id="1">
    <w:p w14:paraId="2063C003" w14:textId="77777777" w:rsidR="003A0E60" w:rsidRDefault="003A0E6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A049C"/>
    <w:multiLevelType w:val="multilevel"/>
    <w:tmpl w:val="1FC2A3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D3464B0"/>
    <w:multiLevelType w:val="hybridMultilevel"/>
    <w:tmpl w:val="FCFE4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F1D28"/>
    <w:multiLevelType w:val="hybridMultilevel"/>
    <w:tmpl w:val="713C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9646D4"/>
    <w:multiLevelType w:val="hybridMultilevel"/>
    <w:tmpl w:val="0C96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E43B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FC0B20"/>
    <w:multiLevelType w:val="hybridMultilevel"/>
    <w:tmpl w:val="0A0E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C757FF"/>
    <w:multiLevelType w:val="hybridMultilevel"/>
    <w:tmpl w:val="4774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120C8"/>
    <w:multiLevelType w:val="hybridMultilevel"/>
    <w:tmpl w:val="7D98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3"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5"/>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2"/>
  </w:num>
  <w:num w:numId="24" w16cid:durableId="135612909">
    <w:abstractNumId w:val="20"/>
  </w:num>
  <w:num w:numId="25" w16cid:durableId="1802571389">
    <w:abstractNumId w:val="33"/>
  </w:num>
  <w:num w:numId="26" w16cid:durableId="1831215977">
    <w:abstractNumId w:val="18"/>
  </w:num>
  <w:num w:numId="27" w16cid:durableId="1569221027">
    <w:abstractNumId w:val="29"/>
  </w:num>
  <w:num w:numId="28" w16cid:durableId="1929918828">
    <w:abstractNumId w:val="14"/>
  </w:num>
  <w:num w:numId="29" w16cid:durableId="1694188962">
    <w:abstractNumId w:val="13"/>
  </w:num>
  <w:num w:numId="30" w16cid:durableId="1780830196">
    <w:abstractNumId w:val="12"/>
  </w:num>
  <w:num w:numId="31" w16cid:durableId="1011302362">
    <w:abstractNumId w:val="28"/>
  </w:num>
  <w:num w:numId="32" w16cid:durableId="618492491">
    <w:abstractNumId w:val="34"/>
  </w:num>
  <w:num w:numId="33" w16cid:durableId="2018534185">
    <w:abstractNumId w:val="25"/>
  </w:num>
  <w:num w:numId="34" w16cid:durableId="1129012035">
    <w:abstractNumId w:val="27"/>
  </w:num>
  <w:num w:numId="35" w16cid:durableId="445462800">
    <w:abstractNumId w:val="23"/>
  </w:num>
  <w:num w:numId="36" w16cid:durableId="659430093">
    <w:abstractNumId w:val="31"/>
  </w:num>
  <w:num w:numId="37" w16cid:durableId="1520467010">
    <w:abstractNumId w:val="17"/>
  </w:num>
  <w:num w:numId="38" w16cid:durableId="1818691982">
    <w:abstractNumId w:val="21"/>
  </w:num>
  <w:num w:numId="39" w16cid:durableId="2101481726">
    <w:abstractNumId w:val="11"/>
  </w:num>
  <w:num w:numId="40" w16cid:durableId="5720556">
    <w:abstractNumId w:val="16"/>
  </w:num>
  <w:num w:numId="41" w16cid:durableId="710375347">
    <w:abstractNumId w:val="26"/>
  </w:num>
  <w:num w:numId="42" w16cid:durableId="677007384">
    <w:abstractNumId w:val="30"/>
  </w:num>
  <w:num w:numId="43" w16cid:durableId="1116485824">
    <w:abstractNumId w:val="24"/>
  </w:num>
  <w:num w:numId="44" w16cid:durableId="53203797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wel KAMINSKI">
    <w15:presenceInfo w15:providerId="AD" w15:userId="S::pawel.kaminski@uni.lu::d0336c22-f4bd-4524-ae20-e461efb9be46"/>
  </w15:person>
  <w15:person w15:author="Deutsch, Verena">
    <w15:presenceInfo w15:providerId="AD" w15:userId="S::verena.deutsch@degruyter.com::1e7f37d7-39c5-4acc-8f74-b4fe78d0bcaf"/>
  </w15:person>
  <w15:person w15:author="Gabor Mihaly TOTH">
    <w15:presenceInfo w15:providerId="AD" w15:userId="S::gabor.toth@uni.lu::0f112c37-4bac-430f-b91a-8ff45633ae3f"/>
  </w15:person>
  <w15:person w15:author="Deutsch, Verena [2]">
    <w15:presenceInfo w15:providerId="AD" w15:userId="S::Verena.Deutsch@degruyter.com::1e7f37d7-39c5-4acc-8f74-b4fe78d0bcaf"/>
  </w15:person>
  <w15:person w15:author="Borlinghaus, Anton">
    <w15:presenceInfo w15:providerId="AD" w15:userId="S::anton.borlinghaus@degruyter.com::e17d6592-52f8-4029-bbba-7e2c04fe0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cumentProtection w:edit="trackedChanges" w:enforcement="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35F"/>
    <w:rsid w:val="0000330B"/>
    <w:rsid w:val="0000637A"/>
    <w:rsid w:val="00010820"/>
    <w:rsid w:val="00010B60"/>
    <w:rsid w:val="0001135F"/>
    <w:rsid w:val="00011C8B"/>
    <w:rsid w:val="00014B0A"/>
    <w:rsid w:val="00014DE4"/>
    <w:rsid w:val="0001513C"/>
    <w:rsid w:val="000161E5"/>
    <w:rsid w:val="0002064A"/>
    <w:rsid w:val="00021567"/>
    <w:rsid w:val="00025911"/>
    <w:rsid w:val="0003676E"/>
    <w:rsid w:val="00037CD1"/>
    <w:rsid w:val="00040804"/>
    <w:rsid w:val="000408DD"/>
    <w:rsid w:val="00042625"/>
    <w:rsid w:val="0004788D"/>
    <w:rsid w:val="000559D1"/>
    <w:rsid w:val="00055FA1"/>
    <w:rsid w:val="00061B05"/>
    <w:rsid w:val="00062ADD"/>
    <w:rsid w:val="00063926"/>
    <w:rsid w:val="0006795E"/>
    <w:rsid w:val="00067DFF"/>
    <w:rsid w:val="00070737"/>
    <w:rsid w:val="00071625"/>
    <w:rsid w:val="00074430"/>
    <w:rsid w:val="00075058"/>
    <w:rsid w:val="000777BF"/>
    <w:rsid w:val="0008149C"/>
    <w:rsid w:val="00081EBE"/>
    <w:rsid w:val="00086B5D"/>
    <w:rsid w:val="00090255"/>
    <w:rsid w:val="00091450"/>
    <w:rsid w:val="00091CCA"/>
    <w:rsid w:val="00092930"/>
    <w:rsid w:val="000949FC"/>
    <w:rsid w:val="00094E64"/>
    <w:rsid w:val="00096034"/>
    <w:rsid w:val="0009768E"/>
    <w:rsid w:val="000A018F"/>
    <w:rsid w:val="000A08C1"/>
    <w:rsid w:val="000A3430"/>
    <w:rsid w:val="000A3D16"/>
    <w:rsid w:val="000A4CBB"/>
    <w:rsid w:val="000A7E69"/>
    <w:rsid w:val="000B0E97"/>
    <w:rsid w:val="000B0F43"/>
    <w:rsid w:val="000B0F50"/>
    <w:rsid w:val="000B1C5B"/>
    <w:rsid w:val="000B390F"/>
    <w:rsid w:val="000B42C7"/>
    <w:rsid w:val="000C1193"/>
    <w:rsid w:val="000C7664"/>
    <w:rsid w:val="000D0DA8"/>
    <w:rsid w:val="000D5B9A"/>
    <w:rsid w:val="000E35F6"/>
    <w:rsid w:val="000E626A"/>
    <w:rsid w:val="000E65D8"/>
    <w:rsid w:val="000F5233"/>
    <w:rsid w:val="000F66F7"/>
    <w:rsid w:val="000F6E81"/>
    <w:rsid w:val="001007A2"/>
    <w:rsid w:val="00100E92"/>
    <w:rsid w:val="001035EB"/>
    <w:rsid w:val="00103688"/>
    <w:rsid w:val="001057BE"/>
    <w:rsid w:val="0011012D"/>
    <w:rsid w:val="00112717"/>
    <w:rsid w:val="00113FFA"/>
    <w:rsid w:val="00117B33"/>
    <w:rsid w:val="00117DEF"/>
    <w:rsid w:val="001230FC"/>
    <w:rsid w:val="00124B68"/>
    <w:rsid w:val="00125FF4"/>
    <w:rsid w:val="00126931"/>
    <w:rsid w:val="00130465"/>
    <w:rsid w:val="001351AC"/>
    <w:rsid w:val="00136509"/>
    <w:rsid w:val="00136FFB"/>
    <w:rsid w:val="00137336"/>
    <w:rsid w:val="00142385"/>
    <w:rsid w:val="001425F7"/>
    <w:rsid w:val="00143017"/>
    <w:rsid w:val="00143A83"/>
    <w:rsid w:val="00145045"/>
    <w:rsid w:val="001453EC"/>
    <w:rsid w:val="00152DB5"/>
    <w:rsid w:val="001575A6"/>
    <w:rsid w:val="00160414"/>
    <w:rsid w:val="00160AC7"/>
    <w:rsid w:val="00160E53"/>
    <w:rsid w:val="00161AEE"/>
    <w:rsid w:val="00161AF8"/>
    <w:rsid w:val="00163033"/>
    <w:rsid w:val="00175CB1"/>
    <w:rsid w:val="0017785B"/>
    <w:rsid w:val="00180E46"/>
    <w:rsid w:val="00181073"/>
    <w:rsid w:val="00185195"/>
    <w:rsid w:val="00190245"/>
    <w:rsid w:val="00191F14"/>
    <w:rsid w:val="001941CD"/>
    <w:rsid w:val="00194828"/>
    <w:rsid w:val="00194D31"/>
    <w:rsid w:val="001953AB"/>
    <w:rsid w:val="00195619"/>
    <w:rsid w:val="001969C9"/>
    <w:rsid w:val="001A0DAF"/>
    <w:rsid w:val="001A1A1F"/>
    <w:rsid w:val="001A3AA4"/>
    <w:rsid w:val="001A4452"/>
    <w:rsid w:val="001A4EE9"/>
    <w:rsid w:val="001A6D51"/>
    <w:rsid w:val="001B1029"/>
    <w:rsid w:val="001C0073"/>
    <w:rsid w:val="001C05DA"/>
    <w:rsid w:val="001C3746"/>
    <w:rsid w:val="001C3DA7"/>
    <w:rsid w:val="001C4282"/>
    <w:rsid w:val="001C45AC"/>
    <w:rsid w:val="001C6DC9"/>
    <w:rsid w:val="001D16B4"/>
    <w:rsid w:val="001D1E92"/>
    <w:rsid w:val="001D256D"/>
    <w:rsid w:val="001D3C3A"/>
    <w:rsid w:val="001D4E67"/>
    <w:rsid w:val="001D5153"/>
    <w:rsid w:val="001D5396"/>
    <w:rsid w:val="001D5964"/>
    <w:rsid w:val="001D6611"/>
    <w:rsid w:val="001D77FC"/>
    <w:rsid w:val="001F1E1A"/>
    <w:rsid w:val="001F4D0F"/>
    <w:rsid w:val="001F4DAC"/>
    <w:rsid w:val="001F72F3"/>
    <w:rsid w:val="001F7ABB"/>
    <w:rsid w:val="00201AAC"/>
    <w:rsid w:val="00202F10"/>
    <w:rsid w:val="0021034B"/>
    <w:rsid w:val="00210581"/>
    <w:rsid w:val="00210DCB"/>
    <w:rsid w:val="00212D1A"/>
    <w:rsid w:val="002158AA"/>
    <w:rsid w:val="00216A80"/>
    <w:rsid w:val="002171DA"/>
    <w:rsid w:val="002208F1"/>
    <w:rsid w:val="00221600"/>
    <w:rsid w:val="00223E07"/>
    <w:rsid w:val="00224454"/>
    <w:rsid w:val="0022525C"/>
    <w:rsid w:val="00227491"/>
    <w:rsid w:val="00227C1E"/>
    <w:rsid w:val="002316F2"/>
    <w:rsid w:val="00233F7C"/>
    <w:rsid w:val="0023426E"/>
    <w:rsid w:val="00236931"/>
    <w:rsid w:val="0023745E"/>
    <w:rsid w:val="00240B29"/>
    <w:rsid w:val="00243715"/>
    <w:rsid w:val="002449DA"/>
    <w:rsid w:val="00245173"/>
    <w:rsid w:val="002455AC"/>
    <w:rsid w:val="00245E67"/>
    <w:rsid w:val="0024609D"/>
    <w:rsid w:val="00251AD4"/>
    <w:rsid w:val="002545EE"/>
    <w:rsid w:val="00254E03"/>
    <w:rsid w:val="00261305"/>
    <w:rsid w:val="00263A51"/>
    <w:rsid w:val="0026457E"/>
    <w:rsid w:val="00270285"/>
    <w:rsid w:val="002743A8"/>
    <w:rsid w:val="0027599A"/>
    <w:rsid w:val="00276DDF"/>
    <w:rsid w:val="0028182F"/>
    <w:rsid w:val="00282D3D"/>
    <w:rsid w:val="00284AA9"/>
    <w:rsid w:val="0028550F"/>
    <w:rsid w:val="00290943"/>
    <w:rsid w:val="00290CBB"/>
    <w:rsid w:val="00292400"/>
    <w:rsid w:val="00292B2B"/>
    <w:rsid w:val="00293655"/>
    <w:rsid w:val="002937D5"/>
    <w:rsid w:val="00294D53"/>
    <w:rsid w:val="002A0F2C"/>
    <w:rsid w:val="002A3E8D"/>
    <w:rsid w:val="002A4602"/>
    <w:rsid w:val="002A475C"/>
    <w:rsid w:val="002A47EA"/>
    <w:rsid w:val="002A518B"/>
    <w:rsid w:val="002A7261"/>
    <w:rsid w:val="002A76B0"/>
    <w:rsid w:val="002B164B"/>
    <w:rsid w:val="002B1CC4"/>
    <w:rsid w:val="002B2715"/>
    <w:rsid w:val="002B2F95"/>
    <w:rsid w:val="002B325E"/>
    <w:rsid w:val="002B36E6"/>
    <w:rsid w:val="002C397A"/>
    <w:rsid w:val="002C5579"/>
    <w:rsid w:val="002C5ADF"/>
    <w:rsid w:val="002C61E4"/>
    <w:rsid w:val="002C71E6"/>
    <w:rsid w:val="002C7A79"/>
    <w:rsid w:val="002CF8D6"/>
    <w:rsid w:val="002D20EE"/>
    <w:rsid w:val="002D259C"/>
    <w:rsid w:val="002D5486"/>
    <w:rsid w:val="002D5559"/>
    <w:rsid w:val="002E0BC4"/>
    <w:rsid w:val="002E22F7"/>
    <w:rsid w:val="002E2596"/>
    <w:rsid w:val="002E61A0"/>
    <w:rsid w:val="002F0FE7"/>
    <w:rsid w:val="003001DF"/>
    <w:rsid w:val="003027E9"/>
    <w:rsid w:val="00303764"/>
    <w:rsid w:val="00310128"/>
    <w:rsid w:val="003131FC"/>
    <w:rsid w:val="00321B33"/>
    <w:rsid w:val="003232DE"/>
    <w:rsid w:val="003236AC"/>
    <w:rsid w:val="0032451B"/>
    <w:rsid w:val="00324830"/>
    <w:rsid w:val="00330D9F"/>
    <w:rsid w:val="00331A3B"/>
    <w:rsid w:val="00332000"/>
    <w:rsid w:val="00333826"/>
    <w:rsid w:val="00333CC9"/>
    <w:rsid w:val="00333CFC"/>
    <w:rsid w:val="00340CE3"/>
    <w:rsid w:val="00341B89"/>
    <w:rsid w:val="00345EB6"/>
    <w:rsid w:val="00346118"/>
    <w:rsid w:val="00346A2B"/>
    <w:rsid w:val="00347550"/>
    <w:rsid w:val="00351182"/>
    <w:rsid w:val="00353925"/>
    <w:rsid w:val="00354FBC"/>
    <w:rsid w:val="00355AE0"/>
    <w:rsid w:val="003570C8"/>
    <w:rsid w:val="00363A63"/>
    <w:rsid w:val="00363EFA"/>
    <w:rsid w:val="00367EE0"/>
    <w:rsid w:val="00370911"/>
    <w:rsid w:val="003748CD"/>
    <w:rsid w:val="003750EE"/>
    <w:rsid w:val="003756FB"/>
    <w:rsid w:val="003764BB"/>
    <w:rsid w:val="00376B6A"/>
    <w:rsid w:val="00376C94"/>
    <w:rsid w:val="00380C69"/>
    <w:rsid w:val="00384EE3"/>
    <w:rsid w:val="00385BCB"/>
    <w:rsid w:val="00390188"/>
    <w:rsid w:val="00391610"/>
    <w:rsid w:val="00391E46"/>
    <w:rsid w:val="00392733"/>
    <w:rsid w:val="0039513E"/>
    <w:rsid w:val="003953C4"/>
    <w:rsid w:val="003A0E60"/>
    <w:rsid w:val="003A1650"/>
    <w:rsid w:val="003A30BF"/>
    <w:rsid w:val="003A3167"/>
    <w:rsid w:val="003A352E"/>
    <w:rsid w:val="003B41D1"/>
    <w:rsid w:val="003B4E10"/>
    <w:rsid w:val="003B5643"/>
    <w:rsid w:val="003B5E06"/>
    <w:rsid w:val="003C0F2D"/>
    <w:rsid w:val="003C238D"/>
    <w:rsid w:val="003D16BD"/>
    <w:rsid w:val="003D2230"/>
    <w:rsid w:val="003D283E"/>
    <w:rsid w:val="003D70A7"/>
    <w:rsid w:val="003E42D9"/>
    <w:rsid w:val="003F0A70"/>
    <w:rsid w:val="003F100F"/>
    <w:rsid w:val="003F1174"/>
    <w:rsid w:val="003F4300"/>
    <w:rsid w:val="003F4BFB"/>
    <w:rsid w:val="003F5654"/>
    <w:rsid w:val="004118DD"/>
    <w:rsid w:val="00414D92"/>
    <w:rsid w:val="00415CB0"/>
    <w:rsid w:val="0041612E"/>
    <w:rsid w:val="00416172"/>
    <w:rsid w:val="004175D2"/>
    <w:rsid w:val="004178F3"/>
    <w:rsid w:val="004200A4"/>
    <w:rsid w:val="00423254"/>
    <w:rsid w:val="00423DA4"/>
    <w:rsid w:val="00424856"/>
    <w:rsid w:val="00425D1A"/>
    <w:rsid w:val="00433514"/>
    <w:rsid w:val="0043423A"/>
    <w:rsid w:val="00441703"/>
    <w:rsid w:val="00442D94"/>
    <w:rsid w:val="00444782"/>
    <w:rsid w:val="00447ACC"/>
    <w:rsid w:val="00450DCD"/>
    <w:rsid w:val="00451524"/>
    <w:rsid w:val="004523A4"/>
    <w:rsid w:val="00456259"/>
    <w:rsid w:val="00461AB5"/>
    <w:rsid w:val="004638B7"/>
    <w:rsid w:val="0046673B"/>
    <w:rsid w:val="004706B7"/>
    <w:rsid w:val="00472D23"/>
    <w:rsid w:val="004737B7"/>
    <w:rsid w:val="004749D9"/>
    <w:rsid w:val="00481FD3"/>
    <w:rsid w:val="00486324"/>
    <w:rsid w:val="00490004"/>
    <w:rsid w:val="00496389"/>
    <w:rsid w:val="00496F68"/>
    <w:rsid w:val="004A2695"/>
    <w:rsid w:val="004A3092"/>
    <w:rsid w:val="004A5163"/>
    <w:rsid w:val="004A6A2E"/>
    <w:rsid w:val="004A75D2"/>
    <w:rsid w:val="004A7AB5"/>
    <w:rsid w:val="004A7D5C"/>
    <w:rsid w:val="004B1334"/>
    <w:rsid w:val="004B3401"/>
    <w:rsid w:val="004B3AF5"/>
    <w:rsid w:val="004B445A"/>
    <w:rsid w:val="004B5DED"/>
    <w:rsid w:val="004B6C9E"/>
    <w:rsid w:val="004C0148"/>
    <w:rsid w:val="004C0A24"/>
    <w:rsid w:val="004C23A4"/>
    <w:rsid w:val="004C5AE7"/>
    <w:rsid w:val="004C71E7"/>
    <w:rsid w:val="004C7AFB"/>
    <w:rsid w:val="004D0397"/>
    <w:rsid w:val="004D06DA"/>
    <w:rsid w:val="004D2846"/>
    <w:rsid w:val="004D765D"/>
    <w:rsid w:val="004E2552"/>
    <w:rsid w:val="004E29B3"/>
    <w:rsid w:val="004E63A5"/>
    <w:rsid w:val="004E7D5D"/>
    <w:rsid w:val="004F0E74"/>
    <w:rsid w:val="004F4963"/>
    <w:rsid w:val="004F531D"/>
    <w:rsid w:val="004F572D"/>
    <w:rsid w:val="004F66FA"/>
    <w:rsid w:val="004F7245"/>
    <w:rsid w:val="004F7E5D"/>
    <w:rsid w:val="005015E2"/>
    <w:rsid w:val="00501EBC"/>
    <w:rsid w:val="00502276"/>
    <w:rsid w:val="00502F79"/>
    <w:rsid w:val="005069A8"/>
    <w:rsid w:val="00515FFF"/>
    <w:rsid w:val="0052378E"/>
    <w:rsid w:val="00526FEA"/>
    <w:rsid w:val="005323EF"/>
    <w:rsid w:val="00536DC9"/>
    <w:rsid w:val="0054153E"/>
    <w:rsid w:val="005418DD"/>
    <w:rsid w:val="00543329"/>
    <w:rsid w:val="00544DF5"/>
    <w:rsid w:val="0054762C"/>
    <w:rsid w:val="00547CEC"/>
    <w:rsid w:val="0055193E"/>
    <w:rsid w:val="005546B7"/>
    <w:rsid w:val="00557398"/>
    <w:rsid w:val="0056026F"/>
    <w:rsid w:val="0056056D"/>
    <w:rsid w:val="00563E83"/>
    <w:rsid w:val="005653C3"/>
    <w:rsid w:val="00566B3E"/>
    <w:rsid w:val="0057301C"/>
    <w:rsid w:val="00573A87"/>
    <w:rsid w:val="00573BA3"/>
    <w:rsid w:val="00581C62"/>
    <w:rsid w:val="00590D07"/>
    <w:rsid w:val="0059259E"/>
    <w:rsid w:val="005928FE"/>
    <w:rsid w:val="0059353A"/>
    <w:rsid w:val="00594D58"/>
    <w:rsid w:val="00594DB8"/>
    <w:rsid w:val="00594DFF"/>
    <w:rsid w:val="005957FC"/>
    <w:rsid w:val="005A14DC"/>
    <w:rsid w:val="005A184B"/>
    <w:rsid w:val="005A2709"/>
    <w:rsid w:val="005A3AC0"/>
    <w:rsid w:val="005A600A"/>
    <w:rsid w:val="005A63E1"/>
    <w:rsid w:val="005A6A0D"/>
    <w:rsid w:val="005A7138"/>
    <w:rsid w:val="005B135E"/>
    <w:rsid w:val="005C212B"/>
    <w:rsid w:val="005C344E"/>
    <w:rsid w:val="005C62AE"/>
    <w:rsid w:val="005C644B"/>
    <w:rsid w:val="005C64AA"/>
    <w:rsid w:val="005D10D4"/>
    <w:rsid w:val="005D1141"/>
    <w:rsid w:val="005D1261"/>
    <w:rsid w:val="005D2E82"/>
    <w:rsid w:val="005D4200"/>
    <w:rsid w:val="005E1117"/>
    <w:rsid w:val="005E1E3E"/>
    <w:rsid w:val="005E437F"/>
    <w:rsid w:val="005F03E4"/>
    <w:rsid w:val="005F51E4"/>
    <w:rsid w:val="00602D54"/>
    <w:rsid w:val="00603D3B"/>
    <w:rsid w:val="00604A67"/>
    <w:rsid w:val="00605DC1"/>
    <w:rsid w:val="00605DE0"/>
    <w:rsid w:val="00606597"/>
    <w:rsid w:val="00606C9A"/>
    <w:rsid w:val="00606E6F"/>
    <w:rsid w:val="0060727F"/>
    <w:rsid w:val="0060749F"/>
    <w:rsid w:val="0061053D"/>
    <w:rsid w:val="0061362F"/>
    <w:rsid w:val="006136F0"/>
    <w:rsid w:val="00614496"/>
    <w:rsid w:val="00615E8B"/>
    <w:rsid w:val="00615F07"/>
    <w:rsid w:val="00620580"/>
    <w:rsid w:val="00621C27"/>
    <w:rsid w:val="006239F4"/>
    <w:rsid w:val="00636246"/>
    <w:rsid w:val="0063716C"/>
    <w:rsid w:val="00640C2E"/>
    <w:rsid w:val="00641935"/>
    <w:rsid w:val="0064220F"/>
    <w:rsid w:val="006527C1"/>
    <w:rsid w:val="006543E3"/>
    <w:rsid w:val="00656A07"/>
    <w:rsid w:val="00657717"/>
    <w:rsid w:val="0066007E"/>
    <w:rsid w:val="00660253"/>
    <w:rsid w:val="00661C30"/>
    <w:rsid w:val="00663ED2"/>
    <w:rsid w:val="006648D4"/>
    <w:rsid w:val="00665203"/>
    <w:rsid w:val="00665891"/>
    <w:rsid w:val="006659A1"/>
    <w:rsid w:val="00673A69"/>
    <w:rsid w:val="006740A2"/>
    <w:rsid w:val="00682324"/>
    <w:rsid w:val="0068267E"/>
    <w:rsid w:val="00682BDD"/>
    <w:rsid w:val="006845C0"/>
    <w:rsid w:val="006902D1"/>
    <w:rsid w:val="00692C4D"/>
    <w:rsid w:val="00693C6C"/>
    <w:rsid w:val="00695671"/>
    <w:rsid w:val="00697F4B"/>
    <w:rsid w:val="006A0639"/>
    <w:rsid w:val="006A0926"/>
    <w:rsid w:val="006A4091"/>
    <w:rsid w:val="006A5472"/>
    <w:rsid w:val="006A5B35"/>
    <w:rsid w:val="006A7B46"/>
    <w:rsid w:val="006B1107"/>
    <w:rsid w:val="006B4DE3"/>
    <w:rsid w:val="006B55DD"/>
    <w:rsid w:val="006B7EE5"/>
    <w:rsid w:val="006C08BF"/>
    <w:rsid w:val="006C5468"/>
    <w:rsid w:val="006D096D"/>
    <w:rsid w:val="006D16B3"/>
    <w:rsid w:val="006D16C7"/>
    <w:rsid w:val="006D2650"/>
    <w:rsid w:val="006D782C"/>
    <w:rsid w:val="006D7902"/>
    <w:rsid w:val="006E0261"/>
    <w:rsid w:val="006E275B"/>
    <w:rsid w:val="006E2BD4"/>
    <w:rsid w:val="006E35C3"/>
    <w:rsid w:val="006E4307"/>
    <w:rsid w:val="006E603F"/>
    <w:rsid w:val="006E71B6"/>
    <w:rsid w:val="006E74CA"/>
    <w:rsid w:val="006F5C53"/>
    <w:rsid w:val="007012B6"/>
    <w:rsid w:val="00703F3D"/>
    <w:rsid w:val="00704939"/>
    <w:rsid w:val="00706967"/>
    <w:rsid w:val="0071014D"/>
    <w:rsid w:val="0071079D"/>
    <w:rsid w:val="00710CA6"/>
    <w:rsid w:val="00727020"/>
    <w:rsid w:val="00731347"/>
    <w:rsid w:val="00737454"/>
    <w:rsid w:val="0073782C"/>
    <w:rsid w:val="0074517E"/>
    <w:rsid w:val="007458EC"/>
    <w:rsid w:val="00751139"/>
    <w:rsid w:val="00751C7F"/>
    <w:rsid w:val="00752632"/>
    <w:rsid w:val="00762B4D"/>
    <w:rsid w:val="007642BD"/>
    <w:rsid w:val="00764EE2"/>
    <w:rsid w:val="00770673"/>
    <w:rsid w:val="0077223A"/>
    <w:rsid w:val="00772C3B"/>
    <w:rsid w:val="00784D58"/>
    <w:rsid w:val="00785A26"/>
    <w:rsid w:val="00785D74"/>
    <w:rsid w:val="00790F1A"/>
    <w:rsid w:val="007918FF"/>
    <w:rsid w:val="00792CC6"/>
    <w:rsid w:val="007948C5"/>
    <w:rsid w:val="00794DC1"/>
    <w:rsid w:val="00795672"/>
    <w:rsid w:val="00796A3E"/>
    <w:rsid w:val="00797939"/>
    <w:rsid w:val="00797E0D"/>
    <w:rsid w:val="007A2B5E"/>
    <w:rsid w:val="007A7681"/>
    <w:rsid w:val="007B0F77"/>
    <w:rsid w:val="007B588F"/>
    <w:rsid w:val="007B5E8A"/>
    <w:rsid w:val="007B7AD3"/>
    <w:rsid w:val="007C217E"/>
    <w:rsid w:val="007C37CC"/>
    <w:rsid w:val="007C48EA"/>
    <w:rsid w:val="007C598B"/>
    <w:rsid w:val="007C642F"/>
    <w:rsid w:val="007C6652"/>
    <w:rsid w:val="007D3C5B"/>
    <w:rsid w:val="007E2ECF"/>
    <w:rsid w:val="007E48F7"/>
    <w:rsid w:val="007E7A70"/>
    <w:rsid w:val="007E7E5C"/>
    <w:rsid w:val="007F1CA8"/>
    <w:rsid w:val="007F1EDB"/>
    <w:rsid w:val="007F40ED"/>
    <w:rsid w:val="007F5849"/>
    <w:rsid w:val="007F6D02"/>
    <w:rsid w:val="0080487D"/>
    <w:rsid w:val="00806600"/>
    <w:rsid w:val="0081065F"/>
    <w:rsid w:val="00810A28"/>
    <w:rsid w:val="0081169A"/>
    <w:rsid w:val="00812034"/>
    <w:rsid w:val="00812F30"/>
    <w:rsid w:val="00816942"/>
    <w:rsid w:val="008219CE"/>
    <w:rsid w:val="00821A52"/>
    <w:rsid w:val="00823418"/>
    <w:rsid w:val="00824C59"/>
    <w:rsid w:val="00825199"/>
    <w:rsid w:val="00827EDD"/>
    <w:rsid w:val="00830269"/>
    <w:rsid w:val="00832B33"/>
    <w:rsid w:val="00835970"/>
    <w:rsid w:val="00835EF0"/>
    <w:rsid w:val="008360ED"/>
    <w:rsid w:val="00836C0A"/>
    <w:rsid w:val="00841976"/>
    <w:rsid w:val="00843B5E"/>
    <w:rsid w:val="008474CB"/>
    <w:rsid w:val="00851959"/>
    <w:rsid w:val="00852B78"/>
    <w:rsid w:val="00853703"/>
    <w:rsid w:val="008625A0"/>
    <w:rsid w:val="00862AB6"/>
    <w:rsid w:val="008645F9"/>
    <w:rsid w:val="00870983"/>
    <w:rsid w:val="00871156"/>
    <w:rsid w:val="0087211F"/>
    <w:rsid w:val="00876B98"/>
    <w:rsid w:val="00880AC1"/>
    <w:rsid w:val="0088254E"/>
    <w:rsid w:val="00882EAF"/>
    <w:rsid w:val="00884323"/>
    <w:rsid w:val="008874A4"/>
    <w:rsid w:val="008903EF"/>
    <w:rsid w:val="00895196"/>
    <w:rsid w:val="008A28C7"/>
    <w:rsid w:val="008A33E5"/>
    <w:rsid w:val="008A5DFE"/>
    <w:rsid w:val="008A6A0D"/>
    <w:rsid w:val="008B67F3"/>
    <w:rsid w:val="008C2E08"/>
    <w:rsid w:val="008C3410"/>
    <w:rsid w:val="008C3C5B"/>
    <w:rsid w:val="008C48A5"/>
    <w:rsid w:val="008C5CA5"/>
    <w:rsid w:val="008C6E37"/>
    <w:rsid w:val="008C75FF"/>
    <w:rsid w:val="008D1CC5"/>
    <w:rsid w:val="008D303B"/>
    <w:rsid w:val="008D322D"/>
    <w:rsid w:val="008D3616"/>
    <w:rsid w:val="008D436A"/>
    <w:rsid w:val="008D6863"/>
    <w:rsid w:val="008E3D9C"/>
    <w:rsid w:val="008E742A"/>
    <w:rsid w:val="008E789D"/>
    <w:rsid w:val="008F3C86"/>
    <w:rsid w:val="008F5633"/>
    <w:rsid w:val="008F639B"/>
    <w:rsid w:val="008F63BF"/>
    <w:rsid w:val="008F6768"/>
    <w:rsid w:val="00900BCA"/>
    <w:rsid w:val="00901F4F"/>
    <w:rsid w:val="00905C88"/>
    <w:rsid w:val="00911059"/>
    <w:rsid w:val="0091480E"/>
    <w:rsid w:val="00915177"/>
    <w:rsid w:val="009154BE"/>
    <w:rsid w:val="00921DE9"/>
    <w:rsid w:val="00926D4C"/>
    <w:rsid w:val="00930FA7"/>
    <w:rsid w:val="00932346"/>
    <w:rsid w:val="00932AD3"/>
    <w:rsid w:val="00934853"/>
    <w:rsid w:val="00936EA8"/>
    <w:rsid w:val="009371C1"/>
    <w:rsid w:val="0094385A"/>
    <w:rsid w:val="00945DDA"/>
    <w:rsid w:val="00946F81"/>
    <w:rsid w:val="009476CB"/>
    <w:rsid w:val="00953F41"/>
    <w:rsid w:val="00955EAD"/>
    <w:rsid w:val="00956854"/>
    <w:rsid w:val="00957449"/>
    <w:rsid w:val="00962718"/>
    <w:rsid w:val="0096490D"/>
    <w:rsid w:val="00965150"/>
    <w:rsid w:val="009663B1"/>
    <w:rsid w:val="00972B6E"/>
    <w:rsid w:val="00975309"/>
    <w:rsid w:val="00983F93"/>
    <w:rsid w:val="00987D8C"/>
    <w:rsid w:val="00990E9F"/>
    <w:rsid w:val="00995012"/>
    <w:rsid w:val="00996A4E"/>
    <w:rsid w:val="0099751B"/>
    <w:rsid w:val="009A22E8"/>
    <w:rsid w:val="009A36C0"/>
    <w:rsid w:val="009A589C"/>
    <w:rsid w:val="009A6C4D"/>
    <w:rsid w:val="009B1C99"/>
    <w:rsid w:val="009B320A"/>
    <w:rsid w:val="009B3A78"/>
    <w:rsid w:val="009C679C"/>
    <w:rsid w:val="009D1018"/>
    <w:rsid w:val="009D1EC8"/>
    <w:rsid w:val="009D35DB"/>
    <w:rsid w:val="009D36B0"/>
    <w:rsid w:val="009D664D"/>
    <w:rsid w:val="009D686D"/>
    <w:rsid w:val="009E00F7"/>
    <w:rsid w:val="009E0630"/>
    <w:rsid w:val="009E20F6"/>
    <w:rsid w:val="009E35FB"/>
    <w:rsid w:val="009E58B2"/>
    <w:rsid w:val="009E6485"/>
    <w:rsid w:val="009E65F4"/>
    <w:rsid w:val="009E7C12"/>
    <w:rsid w:val="009F2EB2"/>
    <w:rsid w:val="009F39AE"/>
    <w:rsid w:val="009F71F8"/>
    <w:rsid w:val="009F76C1"/>
    <w:rsid w:val="009F7AD4"/>
    <w:rsid w:val="00A04F28"/>
    <w:rsid w:val="00A07DCF"/>
    <w:rsid w:val="00A12BC9"/>
    <w:rsid w:val="00A13E99"/>
    <w:rsid w:val="00A17228"/>
    <w:rsid w:val="00A2271B"/>
    <w:rsid w:val="00A22F6D"/>
    <w:rsid w:val="00A23AA5"/>
    <w:rsid w:val="00A23BC5"/>
    <w:rsid w:val="00A3027E"/>
    <w:rsid w:val="00A32268"/>
    <w:rsid w:val="00A341F6"/>
    <w:rsid w:val="00A41624"/>
    <w:rsid w:val="00A44C57"/>
    <w:rsid w:val="00A467E6"/>
    <w:rsid w:val="00A50ACB"/>
    <w:rsid w:val="00A52680"/>
    <w:rsid w:val="00A54D67"/>
    <w:rsid w:val="00A550CF"/>
    <w:rsid w:val="00A56BD8"/>
    <w:rsid w:val="00A616C7"/>
    <w:rsid w:val="00A61D28"/>
    <w:rsid w:val="00A62854"/>
    <w:rsid w:val="00A62DB6"/>
    <w:rsid w:val="00A643A6"/>
    <w:rsid w:val="00A65B28"/>
    <w:rsid w:val="00A71EDA"/>
    <w:rsid w:val="00A75D7C"/>
    <w:rsid w:val="00A769C6"/>
    <w:rsid w:val="00A774B7"/>
    <w:rsid w:val="00A81654"/>
    <w:rsid w:val="00A81E99"/>
    <w:rsid w:val="00A84596"/>
    <w:rsid w:val="00A87FCD"/>
    <w:rsid w:val="00A938E9"/>
    <w:rsid w:val="00A93B06"/>
    <w:rsid w:val="00A9664A"/>
    <w:rsid w:val="00AA0DA6"/>
    <w:rsid w:val="00AA22D9"/>
    <w:rsid w:val="00AA23FC"/>
    <w:rsid w:val="00AA7491"/>
    <w:rsid w:val="00AA7A83"/>
    <w:rsid w:val="00AB10D5"/>
    <w:rsid w:val="00AB1B37"/>
    <w:rsid w:val="00AB4805"/>
    <w:rsid w:val="00AB548B"/>
    <w:rsid w:val="00AB7E6C"/>
    <w:rsid w:val="00AC1C54"/>
    <w:rsid w:val="00AC4E02"/>
    <w:rsid w:val="00AD25B1"/>
    <w:rsid w:val="00AD2A3B"/>
    <w:rsid w:val="00AD4024"/>
    <w:rsid w:val="00AD4432"/>
    <w:rsid w:val="00AD563C"/>
    <w:rsid w:val="00AD67EA"/>
    <w:rsid w:val="00AD6A6B"/>
    <w:rsid w:val="00AD6CD3"/>
    <w:rsid w:val="00AD7551"/>
    <w:rsid w:val="00AE027C"/>
    <w:rsid w:val="00AE0F45"/>
    <w:rsid w:val="00AE1619"/>
    <w:rsid w:val="00AE54A2"/>
    <w:rsid w:val="00AF7E32"/>
    <w:rsid w:val="00B03090"/>
    <w:rsid w:val="00B04EE0"/>
    <w:rsid w:val="00B10666"/>
    <w:rsid w:val="00B10D69"/>
    <w:rsid w:val="00B15E74"/>
    <w:rsid w:val="00B163D8"/>
    <w:rsid w:val="00B23998"/>
    <w:rsid w:val="00B23CEC"/>
    <w:rsid w:val="00B32055"/>
    <w:rsid w:val="00B40DEE"/>
    <w:rsid w:val="00B417D5"/>
    <w:rsid w:val="00B42B5E"/>
    <w:rsid w:val="00B45D17"/>
    <w:rsid w:val="00B52AFE"/>
    <w:rsid w:val="00B55384"/>
    <w:rsid w:val="00B56E0E"/>
    <w:rsid w:val="00B62711"/>
    <w:rsid w:val="00B644CC"/>
    <w:rsid w:val="00B665B7"/>
    <w:rsid w:val="00B71624"/>
    <w:rsid w:val="00B74F3C"/>
    <w:rsid w:val="00B754E3"/>
    <w:rsid w:val="00B77C19"/>
    <w:rsid w:val="00B834CD"/>
    <w:rsid w:val="00B8369A"/>
    <w:rsid w:val="00B83810"/>
    <w:rsid w:val="00B84738"/>
    <w:rsid w:val="00B85505"/>
    <w:rsid w:val="00B86193"/>
    <w:rsid w:val="00B866DA"/>
    <w:rsid w:val="00B86B75"/>
    <w:rsid w:val="00B919EF"/>
    <w:rsid w:val="00B9273E"/>
    <w:rsid w:val="00B93B90"/>
    <w:rsid w:val="00B94245"/>
    <w:rsid w:val="00B9526C"/>
    <w:rsid w:val="00B97F8E"/>
    <w:rsid w:val="00BA15C0"/>
    <w:rsid w:val="00BA7401"/>
    <w:rsid w:val="00BA79B8"/>
    <w:rsid w:val="00BB0D19"/>
    <w:rsid w:val="00BB28E2"/>
    <w:rsid w:val="00BB54D4"/>
    <w:rsid w:val="00BB74CB"/>
    <w:rsid w:val="00BC3E4B"/>
    <w:rsid w:val="00BC48D5"/>
    <w:rsid w:val="00BD0AE1"/>
    <w:rsid w:val="00BD1D3D"/>
    <w:rsid w:val="00BD4618"/>
    <w:rsid w:val="00BD668E"/>
    <w:rsid w:val="00BD6D55"/>
    <w:rsid w:val="00BE25DF"/>
    <w:rsid w:val="00BE3884"/>
    <w:rsid w:val="00BE67DF"/>
    <w:rsid w:val="00BF2ED9"/>
    <w:rsid w:val="00BF38CC"/>
    <w:rsid w:val="00BF45A8"/>
    <w:rsid w:val="00BF666E"/>
    <w:rsid w:val="00BF6D60"/>
    <w:rsid w:val="00C04588"/>
    <w:rsid w:val="00C04DC8"/>
    <w:rsid w:val="00C11D32"/>
    <w:rsid w:val="00C12ADB"/>
    <w:rsid w:val="00C137FB"/>
    <w:rsid w:val="00C21F5A"/>
    <w:rsid w:val="00C262D4"/>
    <w:rsid w:val="00C26888"/>
    <w:rsid w:val="00C32835"/>
    <w:rsid w:val="00C33CE0"/>
    <w:rsid w:val="00C34042"/>
    <w:rsid w:val="00C36279"/>
    <w:rsid w:val="00C4091C"/>
    <w:rsid w:val="00C40AB6"/>
    <w:rsid w:val="00C40EED"/>
    <w:rsid w:val="00C4177E"/>
    <w:rsid w:val="00C41AAF"/>
    <w:rsid w:val="00C47F55"/>
    <w:rsid w:val="00C50D5A"/>
    <w:rsid w:val="00C517D6"/>
    <w:rsid w:val="00C51B77"/>
    <w:rsid w:val="00C56642"/>
    <w:rsid w:val="00C5681E"/>
    <w:rsid w:val="00C576F1"/>
    <w:rsid w:val="00C57F4B"/>
    <w:rsid w:val="00C62DDF"/>
    <w:rsid w:val="00C657C8"/>
    <w:rsid w:val="00C67EE1"/>
    <w:rsid w:val="00C722CD"/>
    <w:rsid w:val="00C736C5"/>
    <w:rsid w:val="00C82058"/>
    <w:rsid w:val="00C8798E"/>
    <w:rsid w:val="00C87BBB"/>
    <w:rsid w:val="00C923F9"/>
    <w:rsid w:val="00C931C3"/>
    <w:rsid w:val="00C9567A"/>
    <w:rsid w:val="00CA0608"/>
    <w:rsid w:val="00CA155C"/>
    <w:rsid w:val="00CA5C9F"/>
    <w:rsid w:val="00CA72BF"/>
    <w:rsid w:val="00CB0081"/>
    <w:rsid w:val="00CB2458"/>
    <w:rsid w:val="00CB32E6"/>
    <w:rsid w:val="00CB3E62"/>
    <w:rsid w:val="00CB5127"/>
    <w:rsid w:val="00CB5178"/>
    <w:rsid w:val="00CD565D"/>
    <w:rsid w:val="00CD5DAD"/>
    <w:rsid w:val="00CD7E37"/>
    <w:rsid w:val="00CE171A"/>
    <w:rsid w:val="00CE1F5D"/>
    <w:rsid w:val="00CE22D9"/>
    <w:rsid w:val="00CE2D63"/>
    <w:rsid w:val="00CE4C2D"/>
    <w:rsid w:val="00CE5B40"/>
    <w:rsid w:val="00CE7B35"/>
    <w:rsid w:val="00CF07C9"/>
    <w:rsid w:val="00CF3801"/>
    <w:rsid w:val="00CF3D99"/>
    <w:rsid w:val="00CF5FEB"/>
    <w:rsid w:val="00CF6297"/>
    <w:rsid w:val="00D04BC4"/>
    <w:rsid w:val="00D07DA0"/>
    <w:rsid w:val="00D109B5"/>
    <w:rsid w:val="00D129BF"/>
    <w:rsid w:val="00D138D0"/>
    <w:rsid w:val="00D153BC"/>
    <w:rsid w:val="00D17967"/>
    <w:rsid w:val="00D22195"/>
    <w:rsid w:val="00D23060"/>
    <w:rsid w:val="00D24AE4"/>
    <w:rsid w:val="00D25314"/>
    <w:rsid w:val="00D35B55"/>
    <w:rsid w:val="00D366FD"/>
    <w:rsid w:val="00D37674"/>
    <w:rsid w:val="00D3796A"/>
    <w:rsid w:val="00D52F88"/>
    <w:rsid w:val="00D546E3"/>
    <w:rsid w:val="00D65F96"/>
    <w:rsid w:val="00D729C7"/>
    <w:rsid w:val="00D767B0"/>
    <w:rsid w:val="00D77C7B"/>
    <w:rsid w:val="00D77CF0"/>
    <w:rsid w:val="00D806C8"/>
    <w:rsid w:val="00D8230E"/>
    <w:rsid w:val="00D87343"/>
    <w:rsid w:val="00D953A1"/>
    <w:rsid w:val="00D95869"/>
    <w:rsid w:val="00DA2305"/>
    <w:rsid w:val="00DA42EA"/>
    <w:rsid w:val="00DA4574"/>
    <w:rsid w:val="00DA5A11"/>
    <w:rsid w:val="00DA67C2"/>
    <w:rsid w:val="00DA6A0F"/>
    <w:rsid w:val="00DB08B8"/>
    <w:rsid w:val="00DB144A"/>
    <w:rsid w:val="00DB1EB4"/>
    <w:rsid w:val="00DB413F"/>
    <w:rsid w:val="00DC1997"/>
    <w:rsid w:val="00DC2D43"/>
    <w:rsid w:val="00DC3F34"/>
    <w:rsid w:val="00DC490B"/>
    <w:rsid w:val="00DD04E2"/>
    <w:rsid w:val="00DD0697"/>
    <w:rsid w:val="00DD4036"/>
    <w:rsid w:val="00DD5A60"/>
    <w:rsid w:val="00DE20CE"/>
    <w:rsid w:val="00DE240C"/>
    <w:rsid w:val="00DE2DB2"/>
    <w:rsid w:val="00DE33DE"/>
    <w:rsid w:val="00DF004E"/>
    <w:rsid w:val="00DF5CAD"/>
    <w:rsid w:val="00DF5D3B"/>
    <w:rsid w:val="00DF6815"/>
    <w:rsid w:val="00E012AB"/>
    <w:rsid w:val="00E04413"/>
    <w:rsid w:val="00E11AC9"/>
    <w:rsid w:val="00E15B1F"/>
    <w:rsid w:val="00E23B6B"/>
    <w:rsid w:val="00E255AE"/>
    <w:rsid w:val="00E2643A"/>
    <w:rsid w:val="00E2723D"/>
    <w:rsid w:val="00E27BB9"/>
    <w:rsid w:val="00E315A3"/>
    <w:rsid w:val="00E3506A"/>
    <w:rsid w:val="00E3534C"/>
    <w:rsid w:val="00E35E7B"/>
    <w:rsid w:val="00E44FF1"/>
    <w:rsid w:val="00E45961"/>
    <w:rsid w:val="00E46C37"/>
    <w:rsid w:val="00E50464"/>
    <w:rsid w:val="00E5183A"/>
    <w:rsid w:val="00E52CFE"/>
    <w:rsid w:val="00E55176"/>
    <w:rsid w:val="00E6024F"/>
    <w:rsid w:val="00E6075A"/>
    <w:rsid w:val="00E60B94"/>
    <w:rsid w:val="00E6302C"/>
    <w:rsid w:val="00E63911"/>
    <w:rsid w:val="00E642F0"/>
    <w:rsid w:val="00E70648"/>
    <w:rsid w:val="00E707CE"/>
    <w:rsid w:val="00E70B58"/>
    <w:rsid w:val="00E72078"/>
    <w:rsid w:val="00E72258"/>
    <w:rsid w:val="00E74FEB"/>
    <w:rsid w:val="00E76A85"/>
    <w:rsid w:val="00E82F38"/>
    <w:rsid w:val="00E83D25"/>
    <w:rsid w:val="00E8653D"/>
    <w:rsid w:val="00E86651"/>
    <w:rsid w:val="00E86B61"/>
    <w:rsid w:val="00E87508"/>
    <w:rsid w:val="00E90E81"/>
    <w:rsid w:val="00E915DF"/>
    <w:rsid w:val="00E949FC"/>
    <w:rsid w:val="00EA1359"/>
    <w:rsid w:val="00EA16E2"/>
    <w:rsid w:val="00EB27BE"/>
    <w:rsid w:val="00EB4CC6"/>
    <w:rsid w:val="00EB522F"/>
    <w:rsid w:val="00EC1AAD"/>
    <w:rsid w:val="00EC1E4A"/>
    <w:rsid w:val="00EC4752"/>
    <w:rsid w:val="00EC57C8"/>
    <w:rsid w:val="00EC619A"/>
    <w:rsid w:val="00ED1BB0"/>
    <w:rsid w:val="00ED31C1"/>
    <w:rsid w:val="00ED5985"/>
    <w:rsid w:val="00ED6F90"/>
    <w:rsid w:val="00ED73F1"/>
    <w:rsid w:val="00EE1DD5"/>
    <w:rsid w:val="00EE22E3"/>
    <w:rsid w:val="00EE2776"/>
    <w:rsid w:val="00EE4149"/>
    <w:rsid w:val="00F015FE"/>
    <w:rsid w:val="00F02699"/>
    <w:rsid w:val="00F03365"/>
    <w:rsid w:val="00F036FD"/>
    <w:rsid w:val="00F066EA"/>
    <w:rsid w:val="00F07657"/>
    <w:rsid w:val="00F104E8"/>
    <w:rsid w:val="00F12503"/>
    <w:rsid w:val="00F1327E"/>
    <w:rsid w:val="00F13F03"/>
    <w:rsid w:val="00F14480"/>
    <w:rsid w:val="00F1713E"/>
    <w:rsid w:val="00F21D6D"/>
    <w:rsid w:val="00F2202A"/>
    <w:rsid w:val="00F22DBB"/>
    <w:rsid w:val="00F23481"/>
    <w:rsid w:val="00F2516C"/>
    <w:rsid w:val="00F255B2"/>
    <w:rsid w:val="00F26535"/>
    <w:rsid w:val="00F31C16"/>
    <w:rsid w:val="00F32EB6"/>
    <w:rsid w:val="00F338EE"/>
    <w:rsid w:val="00F35807"/>
    <w:rsid w:val="00F362CB"/>
    <w:rsid w:val="00F366D5"/>
    <w:rsid w:val="00F37180"/>
    <w:rsid w:val="00F3771F"/>
    <w:rsid w:val="00F44198"/>
    <w:rsid w:val="00F45016"/>
    <w:rsid w:val="00F4503A"/>
    <w:rsid w:val="00F46790"/>
    <w:rsid w:val="00F47DC9"/>
    <w:rsid w:val="00F512C3"/>
    <w:rsid w:val="00F516C1"/>
    <w:rsid w:val="00F51A01"/>
    <w:rsid w:val="00F52DD5"/>
    <w:rsid w:val="00F53C75"/>
    <w:rsid w:val="00F54EB8"/>
    <w:rsid w:val="00F5614E"/>
    <w:rsid w:val="00F611A0"/>
    <w:rsid w:val="00F648DB"/>
    <w:rsid w:val="00F665C6"/>
    <w:rsid w:val="00F66D2C"/>
    <w:rsid w:val="00F677DA"/>
    <w:rsid w:val="00F705E6"/>
    <w:rsid w:val="00F70EA8"/>
    <w:rsid w:val="00F73DDA"/>
    <w:rsid w:val="00F83C91"/>
    <w:rsid w:val="00F84401"/>
    <w:rsid w:val="00F8699E"/>
    <w:rsid w:val="00F87DDA"/>
    <w:rsid w:val="00F90110"/>
    <w:rsid w:val="00F964E7"/>
    <w:rsid w:val="00FA017F"/>
    <w:rsid w:val="00FA5C50"/>
    <w:rsid w:val="00FA74E1"/>
    <w:rsid w:val="00FA7736"/>
    <w:rsid w:val="00FC2276"/>
    <w:rsid w:val="00FC2954"/>
    <w:rsid w:val="00FC2D07"/>
    <w:rsid w:val="00FC30A4"/>
    <w:rsid w:val="00FC4225"/>
    <w:rsid w:val="00FD0582"/>
    <w:rsid w:val="00FD0CFE"/>
    <w:rsid w:val="00FD2E2F"/>
    <w:rsid w:val="00FD3A71"/>
    <w:rsid w:val="00FD5540"/>
    <w:rsid w:val="00FD75B9"/>
    <w:rsid w:val="00FE0265"/>
    <w:rsid w:val="00FE5D47"/>
    <w:rsid w:val="00FF1C4B"/>
    <w:rsid w:val="00FF2632"/>
    <w:rsid w:val="00FF3235"/>
    <w:rsid w:val="00FF5638"/>
    <w:rsid w:val="00FF68C1"/>
    <w:rsid w:val="02DC9C1B"/>
    <w:rsid w:val="0440AC08"/>
    <w:rsid w:val="04E55561"/>
    <w:rsid w:val="06DAF4E7"/>
    <w:rsid w:val="07BAB41B"/>
    <w:rsid w:val="07D51B92"/>
    <w:rsid w:val="09E3AAAD"/>
    <w:rsid w:val="0BD1BB5D"/>
    <w:rsid w:val="0CCA8757"/>
    <w:rsid w:val="0CFBB046"/>
    <w:rsid w:val="0E5142CA"/>
    <w:rsid w:val="109CC510"/>
    <w:rsid w:val="1371292F"/>
    <w:rsid w:val="1776FEDA"/>
    <w:rsid w:val="1798E935"/>
    <w:rsid w:val="1C04BA24"/>
    <w:rsid w:val="1E0FD924"/>
    <w:rsid w:val="2052CE30"/>
    <w:rsid w:val="247DB3CB"/>
    <w:rsid w:val="248E6621"/>
    <w:rsid w:val="277A4362"/>
    <w:rsid w:val="284170EE"/>
    <w:rsid w:val="287561D9"/>
    <w:rsid w:val="2A085D6F"/>
    <w:rsid w:val="2AD728F8"/>
    <w:rsid w:val="2FAE333F"/>
    <w:rsid w:val="31B7F159"/>
    <w:rsid w:val="32C743BA"/>
    <w:rsid w:val="336905AA"/>
    <w:rsid w:val="33EE043B"/>
    <w:rsid w:val="359C0BE3"/>
    <w:rsid w:val="3648E2D2"/>
    <w:rsid w:val="382BD8F2"/>
    <w:rsid w:val="388D7770"/>
    <w:rsid w:val="405066B3"/>
    <w:rsid w:val="4121DB9B"/>
    <w:rsid w:val="4305E7C4"/>
    <w:rsid w:val="48FB1F45"/>
    <w:rsid w:val="49A6D4C5"/>
    <w:rsid w:val="4E4AF108"/>
    <w:rsid w:val="4EC42F35"/>
    <w:rsid w:val="5016E21B"/>
    <w:rsid w:val="52CF2853"/>
    <w:rsid w:val="58F8E4FE"/>
    <w:rsid w:val="5BF26778"/>
    <w:rsid w:val="5CD1E2F8"/>
    <w:rsid w:val="5DF4DA2D"/>
    <w:rsid w:val="5E55D7D2"/>
    <w:rsid w:val="5F0A5418"/>
    <w:rsid w:val="611D6930"/>
    <w:rsid w:val="612BDFFE"/>
    <w:rsid w:val="61DE1412"/>
    <w:rsid w:val="62B26FED"/>
    <w:rsid w:val="6361BD1A"/>
    <w:rsid w:val="639F6872"/>
    <w:rsid w:val="63BDCDDA"/>
    <w:rsid w:val="6646A013"/>
    <w:rsid w:val="669561ED"/>
    <w:rsid w:val="66A30CE5"/>
    <w:rsid w:val="694FE585"/>
    <w:rsid w:val="6C5F2251"/>
    <w:rsid w:val="6E464124"/>
    <w:rsid w:val="6E68E85D"/>
    <w:rsid w:val="6F62447E"/>
    <w:rsid w:val="725691DF"/>
    <w:rsid w:val="7335E83C"/>
    <w:rsid w:val="76EE04DA"/>
    <w:rsid w:val="79644945"/>
    <w:rsid w:val="79D1DA73"/>
    <w:rsid w:val="7C1D6B8B"/>
    <w:rsid w:val="7C5D4C0C"/>
    <w:rsid w:val="7E9B1CB1"/>
    <w:rsid w:val="7F619D71"/>
    <w:rsid w:val="7FA24A6A"/>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9A2933A1-89DB-47B2-9D53-9BB782B1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6A6B"/>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semiHidden/>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character" w:customStyle="1" w:styleId="hljs-selector-class">
    <w:name w:val="hljs-selector-class"/>
    <w:basedOn w:val="DefaultParagraphFont"/>
    <w:rsid w:val="005A63E1"/>
  </w:style>
  <w:style w:type="character" w:customStyle="1" w:styleId="hljs-selector-tag">
    <w:name w:val="hljs-selector-tag"/>
    <w:basedOn w:val="DefaultParagraphFont"/>
    <w:rsid w:val="005A63E1"/>
  </w:style>
  <w:style w:type="paragraph" w:styleId="Header">
    <w:name w:val="header"/>
    <w:basedOn w:val="Normal"/>
    <w:link w:val="HeaderChar"/>
    <w:semiHidden/>
    <w:unhideWhenUsed/>
    <w:rsid w:val="00E27BB9"/>
    <w:pPr>
      <w:tabs>
        <w:tab w:val="center" w:pos="4680"/>
        <w:tab w:val="right" w:pos="9360"/>
      </w:tabs>
      <w:spacing w:after="0"/>
    </w:pPr>
  </w:style>
  <w:style w:type="character" w:customStyle="1" w:styleId="HeaderChar">
    <w:name w:val="Header Char"/>
    <w:basedOn w:val="DefaultParagraphFont"/>
    <w:link w:val="Header"/>
    <w:semiHidden/>
    <w:rsid w:val="00E27BB9"/>
  </w:style>
  <w:style w:type="paragraph" w:styleId="Footer">
    <w:name w:val="footer"/>
    <w:basedOn w:val="Normal"/>
    <w:link w:val="FooterChar"/>
    <w:semiHidden/>
    <w:unhideWhenUsed/>
    <w:rsid w:val="00E27BB9"/>
    <w:pPr>
      <w:tabs>
        <w:tab w:val="center" w:pos="4680"/>
        <w:tab w:val="right" w:pos="9360"/>
      </w:tabs>
      <w:spacing w:after="0"/>
    </w:pPr>
  </w:style>
  <w:style w:type="character" w:customStyle="1" w:styleId="FooterChar">
    <w:name w:val="Footer Char"/>
    <w:basedOn w:val="DefaultParagraphFont"/>
    <w:link w:val="Footer"/>
    <w:semiHidden/>
    <w:rsid w:val="00E27BB9"/>
  </w:style>
  <w:style w:type="paragraph" w:styleId="Revision">
    <w:name w:val="Revision"/>
    <w:hidden/>
    <w:semiHidden/>
    <w:rsid w:val="0024609D"/>
    <w:pPr>
      <w:spacing w:after="0"/>
    </w:pPr>
  </w:style>
  <w:style w:type="character" w:styleId="Mention">
    <w:name w:val="Mention"/>
    <w:basedOn w:val="DefaultParagraphFont"/>
    <w:uiPriority w:val="99"/>
    <w:unhideWhenUsed/>
    <w:rsid w:val="00391610"/>
    <w:rPr>
      <w:color w:val="2B579A"/>
      <w:shd w:val="clear" w:color="auto" w:fill="E1DFDD"/>
    </w:rPr>
  </w:style>
  <w:style w:type="paragraph" w:customStyle="1" w:styleId="Frontmatter">
    <w:name w:val="Frontmatter"/>
    <w:basedOn w:val="Normal"/>
    <w:link w:val="FrontmatterChar"/>
    <w:qFormat/>
    <w:rsid w:val="00B163D8"/>
    <w:pPr>
      <w:spacing w:after="0"/>
    </w:pPr>
    <w:rPr>
      <w:rFonts w:ascii="Consolas" w:eastAsiaTheme="majorEastAsia" w:hAnsi="Consolas" w:cstheme="majorBidi"/>
      <w:i/>
      <w:iCs/>
      <w:sz w:val="20"/>
      <w:szCs w:val="20"/>
    </w:rPr>
  </w:style>
  <w:style w:type="character" w:customStyle="1" w:styleId="FrontmatterChar">
    <w:name w:val="Frontmatter Char"/>
    <w:basedOn w:val="DefaultParagraphFont"/>
    <w:link w:val="Frontmatter"/>
    <w:rsid w:val="00B163D8"/>
    <w:rPr>
      <w:rFonts w:ascii="Consolas" w:eastAsiaTheme="majorEastAsia" w:hAnsi="Consolas" w:cstheme="majorBidi"/>
      <w:i/>
      <w:iCs/>
      <w:sz w:val="20"/>
      <w:szCs w:val="20"/>
    </w:rPr>
  </w:style>
  <w:style w:type="table" w:styleId="PlainTable5">
    <w:name w:val="Plain Table 5"/>
    <w:basedOn w:val="TableNormal"/>
    <w:rsid w:val="00B163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16064039">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06839588">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525D54C0-E098-4003-9B57-C0252E7CE7CD}">
    <t:Anchor>
      <t:Comment id="702168751"/>
    </t:Anchor>
    <t:History>
      <t:Event id="{4E74656D-7BC1-48CC-AA01-554615000F19}" time="2024-05-28T07:19:46.529Z">
        <t:Attribution userId="S::gabor.toth@uni.lu::0f112c37-4bac-430f-b91a-8ff45633ae3f" userProvider="AD" userName="Gabor Mihaly TOTH"/>
        <t:Anchor>
          <t:Comment id="1137573191"/>
        </t:Anchor>
        <t:Create/>
      </t:Event>
      <t:Event id="{252B19ED-CA74-49C2-AD25-6ED1B051A9BE}" time="2024-05-28T07:19:46.529Z">
        <t:Attribution userId="S::gabor.toth@uni.lu::0f112c37-4bac-430f-b91a-8ff45633ae3f" userProvider="AD" userName="Gabor Mihaly TOTH"/>
        <t:Anchor>
          <t:Comment id="1137573191"/>
        </t:Anchor>
        <t:Assign userId="S::pawel.kaminski@uni.lu::d0336c22-f4bd-4524-ae20-e461efb9be46" userProvider="AD" userName="Pawel KAMINSKI"/>
      </t:Event>
      <t:Event id="{467421FC-81ED-41A6-8B99-27FD9075A49D}" time="2024-05-28T07:19:46.529Z">
        <t:Attribution userId="S::gabor.toth@uni.lu::0f112c37-4bac-430f-b91a-8ff45633ae3f" userProvider="AD" userName="Gabor Mihaly TOTH"/>
        <t:Anchor>
          <t:Comment id="1137573191"/>
        </t:Anchor>
        <t:SetTitle title="@Pawel KAMINSKI pls amend it"/>
      </t:Event>
      <t:Event id="{43AE84F2-8157-4554-83AC-1FA5B296295B}" time="2024-06-03T10:53:57.485Z">
        <t:Attribution userId="S::pawel.kaminski@uni.lu::d0336c22-f4bd-4524-ae20-e461efb9be46" userProvider="AD" userName="Pawel KAMINSKI"/>
        <t:Progress percentComplete="100"/>
      </t:Event>
      <t:Event id="{8EC8BB18-33EE-4238-B251-2ED430FC7874}" time="2024-06-03T10:54:03.688Z">
        <t:Attribution userId="S::pawel.kaminski@uni.lu::d0336c22-f4bd-4524-ae20-e461efb9be46" userProvider="AD" userName="Pawel KAMINSKI"/>
        <t:Progress percentComplete="0"/>
      </t:Event>
      <t:Event id="{E4DDEFEA-59AA-426E-8952-6E4A8B74A700}" time="2024-06-03T10:55:27.299Z">
        <t:Attribution userId="S::pawel.kaminski@uni.lu::d0336c22-f4bd-4524-ae20-e461efb9be46" userProvider="AD" userName="Pawel KAMINSKI"/>
        <t:Progress percentComplete="100"/>
      </t:Event>
    </t:History>
  </t:Task>
  <t:Task id="{6C7B3C3A-7686-47AB-8E4C-A30D3180FC6D}">
    <t:Anchor>
      <t:Comment id="702168720"/>
    </t:Anchor>
    <t:History>
      <t:Event id="{FEDFFB68-EE97-4CA1-84A8-9AEE90A48817}" time="2024-05-28T07:19:32.55Z">
        <t:Attribution userId="S::gabor.toth@uni.lu::0f112c37-4bac-430f-b91a-8ff45633ae3f" userProvider="AD" userName="Gabor Mihaly TOTH"/>
        <t:Anchor>
          <t:Comment id="1571753352"/>
        </t:Anchor>
        <t:Create/>
      </t:Event>
      <t:Event id="{87E2CD11-6CE2-49F3-B2F1-1CB2527A3CC6}" time="2024-05-28T07:19:32.55Z">
        <t:Attribution userId="S::gabor.toth@uni.lu::0f112c37-4bac-430f-b91a-8ff45633ae3f" userProvider="AD" userName="Gabor Mihaly TOTH"/>
        <t:Anchor>
          <t:Comment id="1571753352"/>
        </t:Anchor>
        <t:Assign userId="S::pawel.kaminski@uni.lu::d0336c22-f4bd-4524-ae20-e461efb9be46" userProvider="AD" userName="Pawel KAMINSKI"/>
      </t:Event>
      <t:Event id="{2004F78C-CD5C-4EE8-9E4D-1D9AC7EFC464}" time="2024-05-28T07:19:32.55Z">
        <t:Attribution userId="S::gabor.toth@uni.lu::0f112c37-4bac-430f-b91a-8ff45633ae3f" userProvider="AD" userName="Gabor Mihaly TOTH"/>
        <t:Anchor>
          <t:Comment id="1571753352"/>
        </t:Anchor>
        <t:SetTitle title="@Pawel KAMINSKI pls ammend it"/>
      </t:Event>
      <t:Event id="{363B984B-1128-47A1-A9D2-90906BD59D47}" time="2024-06-03T10:39:32.317Z">
        <t:Attribution userId="S::pawel.kaminski@uni.lu::d0336c22-f4bd-4524-ae20-e461efb9be46" userProvider="AD" userName="Pawel KAMINSKI"/>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97012-F355-44F0-988C-08F92384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1770</Words>
  <Characters>10093</Characters>
  <Application>Microsoft Office Word</Application>
  <DocSecurity>0</DocSecurity>
  <Lines>84</Lines>
  <Paragraphs>23</Paragraphs>
  <ScaleCrop>false</ScaleCrop>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cp:lastModifiedBy>Pawel KAMINSKI</cp:lastModifiedBy>
  <cp:revision>329</cp:revision>
  <dcterms:created xsi:type="dcterms:W3CDTF">2024-04-17T08:47:00Z</dcterms:created>
  <dcterms:modified xsi:type="dcterms:W3CDTF">2026-03-16T17:39:00Z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id="bpi0SZDu"/&gt;&lt;style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